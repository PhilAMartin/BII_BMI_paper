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E6815" w14:textId="77777777" w:rsidR="00122C40" w:rsidRPr="00430C05" w:rsidRDefault="00122C40" w:rsidP="00B1059F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14:paraId="07CBD602" w14:textId="77777777" w:rsidR="00122C40" w:rsidRDefault="00122C40" w:rsidP="00B1059F">
      <w:pPr>
        <w:spacing w:after="0"/>
        <w:jc w:val="both"/>
      </w:pPr>
      <w:r>
        <w:t>Philip Martin, Andrew Balmford, Piero Visconti and Rhys E. Green</w:t>
      </w:r>
    </w:p>
    <w:p w14:paraId="31DDBF41" w14:textId="77777777" w:rsidR="00B1059F" w:rsidRDefault="00B1059F" w:rsidP="00B1059F">
      <w:pPr>
        <w:spacing w:after="0"/>
        <w:jc w:val="both"/>
      </w:pPr>
    </w:p>
    <w:p w14:paraId="22FEE0C1" w14:textId="77777777" w:rsidR="00122C40" w:rsidRDefault="00D33731" w:rsidP="0073210C">
      <w:pPr>
        <w:spacing w:after="0"/>
        <w:jc w:val="both"/>
      </w:pPr>
      <w:r w:rsidRPr="005B7E64">
        <w:t xml:space="preserve">Robust indicators of the state of biodiversity </w:t>
      </w:r>
      <w:r w:rsidR="00191BB6" w:rsidRPr="005B7E64">
        <w:t>provide</w:t>
      </w:r>
      <w:r w:rsidRPr="005B7E64">
        <w:t xml:space="preserve"> essential </w:t>
      </w:r>
      <w:r w:rsidR="00191BB6" w:rsidRPr="005B7E64">
        <w:t xml:space="preserve">guidance </w:t>
      </w:r>
      <w:r w:rsidRPr="005B7E64">
        <w:t xml:space="preserve">for tackling the extinction </w:t>
      </w:r>
      <w:r w:rsidRPr="00486567">
        <w:t>crisis</w:t>
      </w:r>
      <w:r w:rsidR="00122C40" w:rsidRPr="00486567">
        <w:t xml:space="preserve">. </w:t>
      </w:r>
      <w:r w:rsidR="00D2340E" w:rsidRPr="00486567">
        <w:t>One increasingly</w:t>
      </w:r>
      <w:r w:rsidR="00D2340E">
        <w:t xml:space="preserve"> prominent metric, th</w:t>
      </w:r>
      <w:r w:rsidR="00122C40">
        <w:t>e Biodiversity Intactness Index (BII)</w:t>
      </w:r>
      <w:r w:rsidR="00D2340E">
        <w:t>,</w:t>
      </w:r>
      <w:r w:rsidR="00122C40">
        <w:t xml:space="preserve"> is intended to </w:t>
      </w:r>
      <w:r w:rsidR="00D2340E">
        <w:t>indicate</w:t>
      </w:r>
      <w:r w:rsidR="00122C40">
        <w:t xml:space="preserve"> the average abundance of wild species in a given geographical area, relative to </w:t>
      </w:r>
      <w:r w:rsidR="00D2340E">
        <w:t>that</w:t>
      </w:r>
      <w:r w:rsidR="00122C40">
        <w:t xml:space="preserve"> in pre-modern times [1] or in primary vegetation</w:t>
      </w:r>
      <w:r w:rsidR="00122C40" w:rsidRPr="009262F3">
        <w:t xml:space="preserve"> under current climat</w:t>
      </w:r>
      <w:r w:rsidR="00122C40">
        <w:t>ic</w:t>
      </w:r>
      <w:r w:rsidR="00122C40" w:rsidRPr="009262F3">
        <w:t xml:space="preserve"> conditions</w:t>
      </w:r>
      <w:r w:rsidR="00122C40">
        <w:t xml:space="preserve"> [2]. In principle the BII has several advantages over other biodiversity indicators</w:t>
      </w:r>
      <w:r w:rsidR="00D2340E">
        <w:t xml:space="preserve"> – for example by reducing </w:t>
      </w:r>
      <w:r w:rsidR="00122C40">
        <w:t>the risk of</w:t>
      </w:r>
      <w:r w:rsidR="00315F50">
        <w:t xml:space="preserve"> shifting baselines [3]</w:t>
      </w:r>
      <w:r w:rsidR="00122C40">
        <w:t xml:space="preserve"> </w:t>
      </w:r>
      <w:r w:rsidR="00315F50">
        <w:t>leading to</w:t>
      </w:r>
      <w:r w:rsidR="00122C40">
        <w:t xml:space="preserve"> </w:t>
      </w:r>
      <w:r w:rsidR="00315F50">
        <w:t xml:space="preserve">insufficiently ambitious </w:t>
      </w:r>
      <w:r w:rsidR="00122C40">
        <w:t xml:space="preserve">conservation goals </w:t>
      </w:r>
      <w:r w:rsidR="005B7E64">
        <w:t>because</w:t>
      </w:r>
      <w:r w:rsidR="00122C40">
        <w:t xml:space="preserve"> the current state of biodiversity </w:t>
      </w:r>
      <w:r w:rsidR="00315F50">
        <w:t xml:space="preserve">is simply compared </w:t>
      </w:r>
      <w:r w:rsidR="00122C40">
        <w:t>with that in the recent past.</w:t>
      </w:r>
      <w:r w:rsidR="00122C40" w:rsidRPr="00FE3FC0">
        <w:t xml:space="preserve"> </w:t>
      </w:r>
      <w:r w:rsidR="00315F50">
        <w:t>The</w:t>
      </w:r>
      <w:r w:rsidR="00122C40">
        <w:t xml:space="preserve"> BII has </w:t>
      </w:r>
      <w:r w:rsidR="00315F50">
        <w:t xml:space="preserve">now </w:t>
      </w:r>
      <w:r w:rsidR="00122C40">
        <w:t xml:space="preserve">been endorsed by the Group on Earth Observations of the Biodiversity Observation Network and adopted by the Intergovernmental Platform on Biodiversity and Ecosystem Services (IPBES) as a "core" indicator of trends </w:t>
      </w:r>
      <w:r w:rsidR="00DC082F">
        <w:t xml:space="preserve">in </w:t>
      </w:r>
      <w:r w:rsidR="00122C40">
        <w:t>biodiversity and ecosystem services</w:t>
      </w:r>
      <w:r w:rsidR="00D2340E">
        <w:t xml:space="preserve"> </w:t>
      </w:r>
      <w:r w:rsidR="00315F50">
        <w:t>for</w:t>
      </w:r>
      <w:r w:rsidR="00D2340E">
        <w:t xml:space="preserve"> assessing</w:t>
      </w:r>
      <w:r w:rsidR="00122C40">
        <w:t xml:space="preserve"> progress towards the Convention on Biodiversity’s Aichi targets 12 and 14 (extinction risk and ecosystem resilience).</w:t>
      </w:r>
      <w:r w:rsidR="00122C40" w:rsidRPr="002C25AE">
        <w:t xml:space="preserve"> </w:t>
      </w:r>
      <w:r w:rsidR="00122C40">
        <w:t>It has also been adopted by the Biodiversity Indicators Partnership as</w:t>
      </w:r>
      <w:r w:rsidR="00122C40" w:rsidRPr="002C25AE">
        <w:t xml:space="preserve"> </w:t>
      </w:r>
      <w:r w:rsidR="00122C40">
        <w:t>an indicator to track progress towards Aichi target 5 (</w:t>
      </w:r>
      <w:r w:rsidR="00D2340E">
        <w:t>halving</w:t>
      </w:r>
      <w:r w:rsidR="00122C40">
        <w:t xml:space="preserve"> the rate of habitat loss by 2020).</w:t>
      </w:r>
    </w:p>
    <w:p w14:paraId="2701122C" w14:textId="77777777" w:rsidR="009F5F5A" w:rsidRDefault="00122C40" w:rsidP="00B1059F">
      <w:pPr>
        <w:spacing w:after="0"/>
        <w:ind w:firstLine="720"/>
        <w:jc w:val="both"/>
      </w:pPr>
      <w:r>
        <w:t xml:space="preserve">Newbold et al [2] mapped the BII globally by </w:t>
      </w:r>
      <w:r w:rsidR="00EF0E38">
        <w:t>modelling</w:t>
      </w:r>
      <w:r w:rsidR="00315F50">
        <w:t xml:space="preserve"> thousands of field</w:t>
      </w:r>
      <w:r w:rsidR="00EF0E38">
        <w:t>-derived</w:t>
      </w:r>
      <w:r w:rsidR="00315F50">
        <w:t xml:space="preserve"> estimates </w:t>
      </w:r>
      <w:r w:rsidR="00EF0E38">
        <w:t>of</w:t>
      </w:r>
      <w:r>
        <w:t xml:space="preserve"> the abundance of a broad range of </w:t>
      </w:r>
      <w:r w:rsidR="00315F50">
        <w:t>species</w:t>
      </w:r>
      <w:r>
        <w:t xml:space="preserve"> as a function of </w:t>
      </w:r>
      <w:del w:id="0" w:author="Piero Visconti" w:date="2018-03-07T17:47:00Z">
        <w:r w:rsidDel="00AA2F23">
          <w:delText>human-induced</w:delText>
        </w:r>
      </w:del>
      <w:ins w:id="1" w:author="Piero Visconti" w:date="2018-03-07T17:47:00Z">
        <w:r w:rsidR="00AA2F23">
          <w:t>land-use</w:t>
        </w:r>
      </w:ins>
      <w:ins w:id="2" w:author="Piero Visconti" w:date="2018-03-07T17:48:00Z">
        <w:r w:rsidR="00AA2F23">
          <w:t>, human population density and dista</w:t>
        </w:r>
      </w:ins>
      <w:ins w:id="3" w:author="Piero Visconti" w:date="2018-03-07T17:49:00Z">
        <w:r w:rsidR="00AA2F23">
          <w:t>nce from roads</w:t>
        </w:r>
      </w:ins>
      <w:del w:id="4" w:author="Piero Visconti" w:date="2018-03-07T17:49:00Z">
        <w:r w:rsidDel="00AA2F23">
          <w:delText xml:space="preserve"> pressures</w:delText>
        </w:r>
      </w:del>
      <w:r w:rsidR="00EF0E38">
        <w:t>,</w:t>
      </w:r>
      <w:r>
        <w:t xml:space="preserve"> and </w:t>
      </w:r>
      <w:r w:rsidR="00315F50">
        <w:t xml:space="preserve">then </w:t>
      </w:r>
      <w:r w:rsidR="00EF0E38">
        <w:t>extrapolating</w:t>
      </w:r>
      <w:r w:rsidR="00191BB6">
        <w:t xml:space="preserve"> their model</w:t>
      </w:r>
      <w:r>
        <w:t xml:space="preserve"> using remote-</w:t>
      </w:r>
      <w:r w:rsidR="00191BB6">
        <w:t>sensed data. The resulting</w:t>
      </w:r>
      <w:r>
        <w:t xml:space="preserve"> </w:t>
      </w:r>
      <w:r w:rsidR="00D530B0">
        <w:t>surface</w:t>
      </w:r>
      <w:r>
        <w:t xml:space="preserve"> represents an estimate of the current </w:t>
      </w:r>
      <w:r w:rsidR="009E20F0">
        <w:t xml:space="preserve">average </w:t>
      </w:r>
      <w:r>
        <w:t xml:space="preserve">abundance of </w:t>
      </w:r>
      <w:r w:rsidR="0073210C">
        <w:t xml:space="preserve">those </w:t>
      </w:r>
      <w:r w:rsidR="009E20F0">
        <w:t xml:space="preserve">species </w:t>
      </w:r>
      <w:del w:id="5" w:author="Piero Visconti" w:date="2018-03-07T17:49:00Z">
        <w:r w:rsidR="0073210C" w:rsidDel="00AA2F23">
          <w:delText xml:space="preserve">that would </w:delText>
        </w:r>
        <w:r w:rsidR="009E20F0" w:rsidDel="00AA2F23">
          <w:delText>occur in primary vegetation</w:delText>
        </w:r>
        <w:r w:rsidDel="00AA2F23">
          <w:delText xml:space="preserve"> </w:delText>
        </w:r>
      </w:del>
      <w:r>
        <w:t xml:space="preserve">as a proportion of </w:t>
      </w:r>
      <w:r w:rsidR="009E20F0">
        <w:t>that</w:t>
      </w:r>
      <w:r w:rsidR="00191BB6">
        <w:t xml:space="preserve"> expected</w:t>
      </w:r>
      <w:r>
        <w:t xml:space="preserve"> in the absence of human activities. However, </w:t>
      </w:r>
      <w:r w:rsidR="00EF0E38">
        <w:t>quite a lot</w:t>
      </w:r>
      <w:r>
        <w:t xml:space="preserve"> of the </w:t>
      </w:r>
      <w:r w:rsidR="009E20F0">
        <w:t xml:space="preserve">BII </w:t>
      </w:r>
      <w:r>
        <w:t xml:space="preserve">values presented on this map </w:t>
      </w:r>
      <w:r w:rsidR="0073210C">
        <w:t>are</w:t>
      </w:r>
      <w:r>
        <w:t xml:space="preserve"> surprising.</w:t>
      </w:r>
      <w:r w:rsidR="009E20F0">
        <w:t xml:space="preserve"> For example, the BII exceeds 90% (and often 95%) in much of SE Asia, Indonesia, central America and eastern Madagascar – areas usually considered to be exposed to widespread habitat loss and </w:t>
      </w:r>
      <w:r w:rsidR="00DC082F">
        <w:t>with a high proportion of threatened species</w:t>
      </w:r>
      <w:r w:rsidR="009E20F0">
        <w:t xml:space="preserve">. </w:t>
      </w:r>
      <w:r w:rsidR="00191BB6">
        <w:t>On</w:t>
      </w:r>
      <w:r w:rsidR="009E20F0">
        <w:t xml:space="preserve"> a</w:t>
      </w:r>
      <w:r w:rsidR="00191BB6">
        <w:t xml:space="preserve"> finer-</w:t>
      </w:r>
      <w:r w:rsidR="009E20F0">
        <w:t>scale</w:t>
      </w:r>
      <w:r w:rsidR="00191BB6">
        <w:t xml:space="preserve"> map </w:t>
      </w:r>
      <w:r w:rsidR="00D530B0">
        <w:t>[4</w:t>
      </w:r>
      <w:r w:rsidR="00191BB6">
        <w:t>]</w:t>
      </w:r>
      <w:r w:rsidR="009E20F0">
        <w:t xml:space="preserve"> </w:t>
      </w:r>
      <w:r w:rsidR="00B1059F">
        <w:t xml:space="preserve">the BII </w:t>
      </w:r>
      <w:r w:rsidR="009E20F0">
        <w:t xml:space="preserve">within the UK </w:t>
      </w:r>
      <w:r w:rsidR="00B1059F">
        <w:t>exceeds 50% even within</w:t>
      </w:r>
      <w:r w:rsidR="009E20F0">
        <w:t xml:space="preserve"> </w:t>
      </w:r>
      <w:r w:rsidR="00486567">
        <w:t xml:space="preserve">the cities of </w:t>
      </w:r>
      <w:r w:rsidR="00D530B0">
        <w:t>Birmingham and Manchester</w:t>
      </w:r>
      <w:r w:rsidR="009E20F0">
        <w:t xml:space="preserve"> </w:t>
      </w:r>
      <w:r w:rsidR="00B1059F">
        <w:t xml:space="preserve">and peaks (at over 95%) in Kielder Forest, a large plantation dominated by </w:t>
      </w:r>
      <w:r w:rsidR="00F17DDA">
        <w:t>non-native</w:t>
      </w:r>
      <w:r w:rsidR="00B1059F">
        <w:t xml:space="preserve"> conifers</w:t>
      </w:r>
      <w:r w:rsidR="00191BB6">
        <w:t>.</w:t>
      </w:r>
      <w:r w:rsidR="00B1059F">
        <w:t xml:space="preserve"> </w:t>
      </w:r>
      <w:proofErr w:type="gramStart"/>
      <w:r w:rsidR="00B1059F">
        <w:t>In light of</w:t>
      </w:r>
      <w:proofErr w:type="gramEnd"/>
      <w:r w:rsidR="00B1059F">
        <w:t xml:space="preserve"> these </w:t>
      </w:r>
      <w:r w:rsidR="00191BB6">
        <w:t>unusual patterns</w:t>
      </w:r>
      <w:r w:rsidR="00B1059F">
        <w:t xml:space="preserve"> and given the growing</w:t>
      </w:r>
      <w:r w:rsidR="00191BB6">
        <w:t xml:space="preserve"> policy significance of the BII, </w:t>
      </w:r>
      <w:r w:rsidR="00B1059F">
        <w:t xml:space="preserve">it </w:t>
      </w:r>
      <w:r w:rsidR="00D530B0">
        <w:t>seems prudent</w:t>
      </w:r>
      <w:r w:rsidR="00B1059F">
        <w:t xml:space="preserve"> to </w:t>
      </w:r>
      <w:del w:id="6" w:author="Piero Visconti" w:date="2018-03-07T17:52:00Z">
        <w:r w:rsidR="00B1059F" w:rsidDel="00AA2F23">
          <w:delText xml:space="preserve">test its </w:delText>
        </w:r>
        <w:r w:rsidR="00A4437B" w:rsidDel="00AA2F23">
          <w:delText>credibility</w:delText>
        </w:r>
      </w:del>
      <w:ins w:id="7" w:author="Piero Visconti" w:date="2018-03-07T17:52:00Z">
        <w:r w:rsidR="00AA2F23">
          <w:t xml:space="preserve">contrast BII against </w:t>
        </w:r>
      </w:ins>
      <w:ins w:id="8" w:author="Piero Visconti" w:date="2018-03-07T17:53:00Z">
        <w:r w:rsidR="00AA2F23">
          <w:t>independent measures of intactness</w:t>
        </w:r>
      </w:ins>
      <w:r w:rsidR="00A4437B">
        <w:t xml:space="preserve"> </w:t>
      </w:r>
      <w:commentRangeStart w:id="9"/>
      <w:r w:rsidR="00B1059F">
        <w:t>more</w:t>
      </w:r>
      <w:commentRangeEnd w:id="9"/>
      <w:r w:rsidR="00AA2F23">
        <w:rPr>
          <w:rStyle w:val="CommentReference"/>
        </w:rPr>
        <w:commentReference w:id="9"/>
      </w:r>
      <w:r w:rsidR="00B1059F">
        <w:t xml:space="preserve"> systematically.</w:t>
      </w:r>
    </w:p>
    <w:p w14:paraId="6F22F574" w14:textId="77777777" w:rsidR="00D530B0" w:rsidRDefault="00191BB6" w:rsidP="00B1059F">
      <w:pPr>
        <w:spacing w:after="0"/>
        <w:ind w:firstLine="720"/>
        <w:jc w:val="both"/>
      </w:pPr>
      <w:r>
        <w:t xml:space="preserve">The recent publication of a synthesis of estimates of current biomass </w:t>
      </w:r>
      <w:r w:rsidR="00663E51">
        <w:t xml:space="preserve">stock </w:t>
      </w:r>
      <w:r>
        <w:t>relative to that</w:t>
      </w:r>
      <w:r w:rsidRPr="00112DD2">
        <w:t xml:space="preserve"> </w:t>
      </w:r>
      <w:r w:rsidRPr="009262F3">
        <w:t>without human activities</w:t>
      </w:r>
      <w:r>
        <w:t xml:space="preserve">, which we </w:t>
      </w:r>
      <w:r w:rsidR="00D530B0">
        <w:t>call biomass intactness (BMI) [5</w:t>
      </w:r>
      <w:r>
        <w:t xml:space="preserve">], provides an opportunity for a global quantitative check on the performance of the BII. </w:t>
      </w:r>
      <w:r w:rsidR="00663E51">
        <w:t>Broadly speaki</w:t>
      </w:r>
      <w:r w:rsidR="00D530B0">
        <w:t>ng we might expect the two</w:t>
      </w:r>
      <w:r w:rsidR="005B7E64">
        <w:t xml:space="preserve"> indi</w:t>
      </w:r>
      <w:r w:rsidR="00663E51">
        <w:t>ces to be positively correlated across space</w:t>
      </w:r>
      <w:r w:rsidR="00D530B0">
        <w:t>. We would also anticipate that</w:t>
      </w:r>
      <w:r w:rsidR="00663E51">
        <w:t xml:space="preserve"> BII values </w:t>
      </w:r>
      <w:r w:rsidR="00D530B0">
        <w:t>should mostly</w:t>
      </w:r>
      <w:r w:rsidR="00663E51">
        <w:t xml:space="preserve"> be lower than BMI values (sometimes substantially </w:t>
      </w:r>
      <w:r w:rsidR="00D530B0">
        <w:t>so): w</w:t>
      </w:r>
      <w:r w:rsidR="00663E51">
        <w:t xml:space="preserve">here some </w:t>
      </w:r>
      <w:r w:rsidR="00F17DDA">
        <w:t xml:space="preserve">of the </w:t>
      </w:r>
      <w:r w:rsidR="0073210C">
        <w:t xml:space="preserve">current </w:t>
      </w:r>
      <w:r w:rsidR="00663E51">
        <w:t xml:space="preserve">biomass is made up of non-native species, or where biodiversity faces other threats </w:t>
      </w:r>
      <w:r w:rsidR="005B7E64">
        <w:t>besid</w:t>
      </w:r>
      <w:r w:rsidR="00D530B0">
        <w:t>es habitat loss</w:t>
      </w:r>
      <w:r w:rsidR="00131626">
        <w:t>;</w:t>
      </w:r>
      <w:r w:rsidR="00D530B0">
        <w:t xml:space="preserve"> </w:t>
      </w:r>
      <w:r w:rsidR="00663E51">
        <w:t xml:space="preserve">in contrast it is </w:t>
      </w:r>
      <w:r w:rsidR="00D530B0">
        <w:t>hard to</w:t>
      </w:r>
      <w:r w:rsidR="00663E51">
        <w:t xml:space="preserve"> conc</w:t>
      </w:r>
      <w:r w:rsidR="00D530B0">
        <w:t>e</w:t>
      </w:r>
      <w:r w:rsidR="00663E51">
        <w:t>ive how it could be hi</w:t>
      </w:r>
      <w:r w:rsidR="00D530B0">
        <w:t>g</w:t>
      </w:r>
      <w:r w:rsidR="00663E51">
        <w:t xml:space="preserve">her.  </w:t>
      </w:r>
    </w:p>
    <w:p w14:paraId="2B2F4A52" w14:textId="77777777" w:rsidR="005C7681" w:rsidRDefault="00131626" w:rsidP="00B1059F">
      <w:pPr>
        <w:spacing w:after="0"/>
        <w:ind w:firstLine="720"/>
        <w:jc w:val="both"/>
      </w:pPr>
      <w:r>
        <w:t>However,</w:t>
      </w:r>
      <w:r w:rsidR="00663E51">
        <w:t xml:space="preserve"> th</w:t>
      </w:r>
      <w:r w:rsidR="000F6343">
        <w:t>e</w:t>
      </w:r>
      <w:r w:rsidR="00663E51">
        <w:t xml:space="preserve">re </w:t>
      </w:r>
      <w:r w:rsidR="000F6343">
        <w:t>is only</w:t>
      </w:r>
      <w:r w:rsidR="00663E51">
        <w:t xml:space="preserve"> a very weak correlation between the two indices</w:t>
      </w:r>
      <w:r w:rsidR="000F6343">
        <w:t xml:space="preserve"> (Fig. 1</w:t>
      </w:r>
      <w:r w:rsidR="00663E51">
        <w:t xml:space="preserve">). In a relatively small but still substantial set of </w:t>
      </w:r>
      <w:r w:rsidR="000F6343">
        <w:t xml:space="preserve">largely arid or semi-arid </w:t>
      </w:r>
      <w:r w:rsidR="00663E51">
        <w:t>areas</w:t>
      </w:r>
      <w:r w:rsidR="000F6343">
        <w:t>, the</w:t>
      </w:r>
      <w:r w:rsidR="00663E51">
        <w:t xml:space="preserve"> BII is considerably lower than the BMI</w:t>
      </w:r>
      <w:r w:rsidR="000F6343">
        <w:t xml:space="preserve"> (blue on Fig. 1</w:t>
      </w:r>
      <w:r w:rsidR="00F17DDA">
        <w:t>A</w:t>
      </w:r>
      <w:r w:rsidR="00663E51">
        <w:t>).</w:t>
      </w:r>
      <w:r w:rsidR="000F6343">
        <w:t xml:space="preserve"> However, in many areas where the BMI has been reduced dramatically – including much of Europe, China</w:t>
      </w:r>
      <w:r w:rsidR="009F4DA4">
        <w:t>,</w:t>
      </w:r>
      <w:r w:rsidR="000F6343">
        <w:t xml:space="preserve"> India, and eastern Brazil - the BII is nevertheless estimated as being relatively high (red in Fig 1</w:t>
      </w:r>
      <w:r w:rsidR="00F17DDA">
        <w:t>A</w:t>
      </w:r>
      <w:r w:rsidR="000F6343">
        <w:t>). In these cases</w:t>
      </w:r>
      <w:r w:rsidR="00F17DDA">
        <w:t>,</w:t>
      </w:r>
      <w:r w:rsidR="000F6343">
        <w:t xml:space="preserve"> a substantial fraction of primary vegetation has been removed, as indicated by low BMI, yet BII values suggest only a small proportion of biodiversity has been lost. </w:t>
      </w:r>
      <w:r w:rsidR="00DC082F">
        <w:t>T</w:t>
      </w:r>
      <w:r w:rsidR="000F6343">
        <w:t>he BII and BMI concur (grey on Figure 1</w:t>
      </w:r>
      <w:r w:rsidR="00F17DDA">
        <w:t>A</w:t>
      </w:r>
      <w:r w:rsidR="000F6343">
        <w:t>) on much less than half of the Earth’s land surface, mostly in areas of boreal taiga and tundra and large</w:t>
      </w:r>
      <w:r w:rsidR="005C7681">
        <w:t>r</w:t>
      </w:r>
      <w:r w:rsidR="000F6343">
        <w:t xml:space="preserve"> remnants of tropical rain forest. </w:t>
      </w:r>
      <w:r w:rsidR="005C7681">
        <w:t xml:space="preserve">Comparison of </w:t>
      </w:r>
      <w:r w:rsidR="005C7681">
        <w:lastRenderedPageBreak/>
        <w:t>the BII with the Human Footprint (HF [</w:t>
      </w:r>
      <w:r w:rsidR="009F4DA4">
        <w:t>6</w:t>
      </w:r>
      <w:r w:rsidR="005C7681">
        <w:t xml:space="preserve">]), a composite measure of the pressure on natural ecosystems from humans, confirms the impression of BII values being unusual: while BMI values correlate </w:t>
      </w:r>
      <w:r w:rsidR="001759CA">
        <w:t xml:space="preserve">negatively </w:t>
      </w:r>
      <w:r w:rsidR="005C7681">
        <w:t xml:space="preserve">with HF scores, </w:t>
      </w:r>
      <w:del w:id="10" w:author="Piero Visconti" w:date="2018-03-07T17:56:00Z">
        <w:r w:rsidR="001759CA" w:rsidDel="00095387">
          <w:delText xml:space="preserve">as expected, </w:delText>
        </w:r>
      </w:del>
      <w:r w:rsidR="005C7681">
        <w:t xml:space="preserve">BII </w:t>
      </w:r>
      <w:ins w:id="11" w:author="Piero Visconti" w:date="2018-03-07T17:57:00Z">
        <w:r w:rsidR="00095387">
          <w:t>do</w:t>
        </w:r>
      </w:ins>
      <w:del w:id="12" w:author="Piero Visconti" w:date="2018-03-07T17:57:00Z">
        <w:r w:rsidR="001759CA" w:rsidDel="00095387">
          <w:delText>is</w:delText>
        </w:r>
      </w:del>
      <w:r w:rsidR="001759CA">
        <w:t xml:space="preserve"> not </w:t>
      </w:r>
      <w:del w:id="13" w:author="Piero Visconti" w:date="2018-03-07T17:56:00Z">
        <w:r w:rsidR="001759CA" w:rsidDel="00095387">
          <w:delText>negatively correlated with HF</w:delText>
        </w:r>
        <w:r w:rsidR="005C7681" w:rsidDel="00095387">
          <w:delText xml:space="preserve"> </w:delText>
        </w:r>
      </w:del>
      <w:r w:rsidR="005C7681">
        <w:t>[SOM].</w:t>
      </w:r>
    </w:p>
    <w:p w14:paraId="5042E3E9" w14:textId="77777777" w:rsidR="000F6343" w:rsidRDefault="005C7681" w:rsidP="00B1059F">
      <w:pPr>
        <w:spacing w:after="0"/>
        <w:ind w:firstLine="720"/>
        <w:jc w:val="both"/>
      </w:pPr>
      <w:r>
        <w:t>The mismatch between BII and BMI values is most striking in global biod</w:t>
      </w:r>
      <w:r w:rsidR="009731AF">
        <w:t>iversi</w:t>
      </w:r>
      <w:r>
        <w:t>ty hotspots</w:t>
      </w:r>
      <w:r w:rsidR="009731AF">
        <w:t xml:space="preserve"> (defined as areas of exceptional endemism which have lost at least 70% of their primary vegetation [</w:t>
      </w:r>
      <w:r w:rsidR="009F4DA4">
        <w:t>7</w:t>
      </w:r>
      <w:r w:rsidR="009731AF">
        <w:t>]; red symbols in Fig. 1</w:t>
      </w:r>
      <w:r w:rsidR="00F17DDA">
        <w:t>B</w:t>
      </w:r>
      <w:r w:rsidR="009731AF">
        <w:t>). As expected, the BMI in these high priority areas for conservation is on average much lower than in other regions; however as measured by the BII, biodiversity</w:t>
      </w:r>
      <w:bookmarkStart w:id="14" w:name="_GoBack"/>
      <w:bookmarkEnd w:id="14"/>
      <w:r w:rsidR="009731AF">
        <w:t xml:space="preserve"> intactness is apparently higher in hotspots than elsewhere. </w:t>
      </w:r>
      <w:r w:rsidR="005B7E64">
        <w:t xml:space="preserve">For example, </w:t>
      </w:r>
      <w:r w:rsidR="001420DE">
        <w:t>in the</w:t>
      </w:r>
      <w:r w:rsidR="005B7E64">
        <w:t xml:space="preserve"> </w:t>
      </w:r>
      <w:proofErr w:type="spellStart"/>
      <w:r w:rsidR="005B7E64">
        <w:t>Sundaland</w:t>
      </w:r>
      <w:proofErr w:type="spellEnd"/>
      <w:r w:rsidR="005B7E64">
        <w:t xml:space="preserve">, </w:t>
      </w:r>
      <w:r w:rsidR="001420DE">
        <w:t xml:space="preserve">Indo-Burma, Philippines and Madagascar hotspots, </w:t>
      </w:r>
      <w:r w:rsidR="005B7E64">
        <w:t>where the BMI confirms that a substantial fraction of primary vegetation has been removed, the BII suggests native species populations have on average declined by &lt;</w:t>
      </w:r>
      <w:r w:rsidR="001420DE">
        <w:t>10</w:t>
      </w:r>
      <w:r w:rsidR="005B7E64">
        <w:t>%</w:t>
      </w:r>
      <w:r w:rsidR="001420DE">
        <w:t xml:space="preserve"> [2]</w:t>
      </w:r>
      <w:r w:rsidR="005B7E64">
        <w:t>. Indeed</w:t>
      </w:r>
      <w:r w:rsidR="009731AF">
        <w:t xml:space="preserve"> for the 32 biodiversity hotspots for which we have data on both</w:t>
      </w:r>
      <w:r w:rsidR="00F17DDA">
        <w:t xml:space="preserve"> BII and BMI</w:t>
      </w:r>
      <w:r w:rsidR="009731AF">
        <w:t xml:space="preserve">, the mean BII of hotspots was significantly negatively correlated with mean BMI (Spearman correlation: </w:t>
      </w:r>
      <w:proofErr w:type="spellStart"/>
      <w:r w:rsidR="009731AF" w:rsidRPr="00895521">
        <w:rPr>
          <w:i/>
        </w:rPr>
        <w:t>r</w:t>
      </w:r>
      <w:r w:rsidR="009731AF" w:rsidRPr="00895521">
        <w:rPr>
          <w:i/>
          <w:vertAlign w:val="subscript"/>
        </w:rPr>
        <w:t>S</w:t>
      </w:r>
      <w:proofErr w:type="spellEnd"/>
      <w:r w:rsidR="009731AF">
        <w:t xml:space="preserve"> = -0.595, </w:t>
      </w:r>
      <w:r w:rsidR="009731AF" w:rsidRPr="00895521">
        <w:rPr>
          <w:i/>
        </w:rPr>
        <w:t>P</w:t>
      </w:r>
      <w:r w:rsidR="009731AF">
        <w:t xml:space="preserve">= 0.0003): </w:t>
      </w:r>
      <w:r w:rsidR="009F4DA4">
        <w:t>hotspots</w:t>
      </w:r>
      <w:r w:rsidR="009731AF">
        <w:t xml:space="preserve"> with less remaining biomass have higher BII scores.</w:t>
      </w:r>
    </w:p>
    <w:p w14:paraId="312E3D5C" w14:textId="77777777" w:rsidR="00FC15FC" w:rsidRDefault="00FC15FC" w:rsidP="00B1059F">
      <w:pPr>
        <w:spacing w:after="0"/>
        <w:ind w:firstLine="720"/>
        <w:jc w:val="both"/>
      </w:pPr>
      <w:r>
        <w:t>We</w:t>
      </w:r>
      <w:r w:rsidR="009F4DA4">
        <w:t xml:space="preserve"> do not understand these patterns, and</w:t>
      </w:r>
      <w:r>
        <w:t xml:space="preserve"> are concerned that uncritical acceptance of the BII as a biodiversity metric will lead to unjustified complacency about the security of wild nature.</w:t>
      </w:r>
      <w:r w:rsidR="005B7E64">
        <w:t xml:space="preserve"> According to the Newbold et al. </w:t>
      </w:r>
      <w:r w:rsidR="00EF0E38">
        <w:t>analysis</w:t>
      </w:r>
      <w:r w:rsidR="005B7E64">
        <w:t xml:space="preserve">, on average the </w:t>
      </w:r>
      <w:r w:rsidR="009F4DA4">
        <w:t xml:space="preserve">terrestrial </w:t>
      </w:r>
      <w:r w:rsidR="005B7E64">
        <w:t>BII stands at almost 85% [2] – in striking contrast to the suggestion that the land surface supports only half the biomass that it would in the a</w:t>
      </w:r>
      <w:r w:rsidR="009F4DA4">
        <w:t>bsence of human land use [5</w:t>
      </w:r>
      <w:r w:rsidR="005B7E64">
        <w:t xml:space="preserve">].  </w:t>
      </w:r>
      <w:r>
        <w:t xml:space="preserve"> We are sceptical that biodiversity is really as intact and secure as the BII suggests. We recommend rigorous further testing and, if necessary, the development of alternative methods.</w:t>
      </w:r>
    </w:p>
    <w:p w14:paraId="55F4B27C" w14:textId="77777777" w:rsidR="00FC15FC" w:rsidRDefault="00FC15FC" w:rsidP="00B1059F">
      <w:pPr>
        <w:spacing w:after="0"/>
        <w:ind w:firstLine="720"/>
        <w:jc w:val="both"/>
      </w:pPr>
    </w:p>
    <w:p w14:paraId="27702480" w14:textId="77777777" w:rsidR="00122C40" w:rsidRDefault="00122C40" w:rsidP="00B1059F">
      <w:pPr>
        <w:spacing w:after="0"/>
        <w:jc w:val="both"/>
      </w:pPr>
    </w:p>
    <w:p w14:paraId="14351A18" w14:textId="77777777" w:rsidR="005B7E64" w:rsidRPr="00DE04CE" w:rsidRDefault="005B7E64" w:rsidP="005B7E64">
      <w:pPr>
        <w:jc w:val="both"/>
        <w:rPr>
          <w:color w:val="FF0000"/>
        </w:rPr>
      </w:pPr>
      <w:r w:rsidRPr="00DE04CE">
        <w:rPr>
          <w:color w:val="FF0000"/>
        </w:rPr>
        <w:t>REFERENCES</w:t>
      </w:r>
    </w:p>
    <w:p w14:paraId="5436CB28" w14:textId="77777777" w:rsidR="005B7E64" w:rsidRDefault="005B7E64" w:rsidP="005B7E64">
      <w:pPr>
        <w:pStyle w:val="ListParagraph"/>
        <w:numPr>
          <w:ilvl w:val="0"/>
          <w:numId w:val="3"/>
        </w:numPr>
        <w:jc w:val="both"/>
      </w:pPr>
      <w:r>
        <w:t>Scholes, R.J. and Biggs, R. (2005). A biodiversity intactness index. Nature 434, 45 – 49.</w:t>
      </w:r>
    </w:p>
    <w:p w14:paraId="551C9F76" w14:textId="77777777" w:rsidR="005B7E64" w:rsidRDefault="005B7E64" w:rsidP="005B7E64">
      <w:pPr>
        <w:pStyle w:val="ListParagraph"/>
        <w:numPr>
          <w:ilvl w:val="0"/>
          <w:numId w:val="3"/>
        </w:numPr>
        <w:jc w:val="both"/>
      </w:pPr>
      <w:r w:rsidRPr="00D46DE1">
        <w:t>Newbold</w:t>
      </w:r>
      <w:r>
        <w:t>,</w:t>
      </w:r>
      <w:r w:rsidRPr="00D46DE1">
        <w:t xml:space="preserve"> T</w:t>
      </w:r>
      <w:r>
        <w:t>.</w:t>
      </w:r>
      <w:r w:rsidRPr="00D46DE1">
        <w:t>, Hudson</w:t>
      </w:r>
      <w:r>
        <w:t>,</w:t>
      </w:r>
      <w:r w:rsidRPr="00D46DE1">
        <w:t xml:space="preserve"> L</w:t>
      </w:r>
      <w:r>
        <w:t>.</w:t>
      </w:r>
      <w:r w:rsidRPr="00D46DE1">
        <w:t>N</w:t>
      </w:r>
      <w:r>
        <w:t>.</w:t>
      </w:r>
      <w:r w:rsidRPr="00D46DE1">
        <w:t>, Arnell</w:t>
      </w:r>
      <w:r>
        <w:t>,</w:t>
      </w:r>
      <w:r w:rsidRPr="00D46DE1">
        <w:t xml:space="preserve"> A</w:t>
      </w:r>
      <w:r>
        <w:t>.</w:t>
      </w:r>
      <w:r w:rsidRPr="00D46DE1">
        <w:t>P</w:t>
      </w:r>
      <w:r>
        <w:t>.</w:t>
      </w:r>
      <w:r w:rsidRPr="00D46DE1">
        <w:t xml:space="preserve">, </w:t>
      </w:r>
      <w:proofErr w:type="spellStart"/>
      <w:r w:rsidRPr="00D46DE1">
        <w:t>Contu</w:t>
      </w:r>
      <w:proofErr w:type="spellEnd"/>
      <w:r>
        <w:t>,</w:t>
      </w:r>
      <w:r w:rsidRPr="00D46DE1">
        <w:t xml:space="preserve"> S</w:t>
      </w:r>
      <w:r>
        <w:t>.</w:t>
      </w:r>
      <w:r w:rsidRPr="00D46DE1">
        <w:t>, De Palma</w:t>
      </w:r>
      <w:r>
        <w:t>,</w:t>
      </w:r>
      <w:r w:rsidRPr="00D46DE1">
        <w:t xml:space="preserve"> A</w:t>
      </w:r>
      <w:r>
        <w:t>.</w:t>
      </w:r>
      <w:r w:rsidRPr="00D46DE1">
        <w:t>, Ferrier</w:t>
      </w:r>
      <w:r>
        <w:t>,</w:t>
      </w:r>
      <w:r w:rsidRPr="00D46DE1">
        <w:t xml:space="preserve"> S</w:t>
      </w:r>
      <w:r>
        <w:t>.</w:t>
      </w:r>
      <w:r w:rsidRPr="00D46DE1">
        <w:t>, Hill</w:t>
      </w:r>
      <w:r>
        <w:t xml:space="preserve">, </w:t>
      </w:r>
      <w:r w:rsidRPr="00D46DE1">
        <w:t>S</w:t>
      </w:r>
      <w:r>
        <w:t>.</w:t>
      </w:r>
      <w:r w:rsidRPr="00D46DE1">
        <w:t>L</w:t>
      </w:r>
      <w:r>
        <w:t>.</w:t>
      </w:r>
      <w:r w:rsidRPr="00D46DE1">
        <w:t>L</w:t>
      </w:r>
      <w:r>
        <w:t>.</w:t>
      </w:r>
      <w:r w:rsidRPr="00D46DE1">
        <w:t>, Hoskins A</w:t>
      </w:r>
      <w:r>
        <w:t>.</w:t>
      </w:r>
      <w:r w:rsidRPr="00D46DE1">
        <w:t>J</w:t>
      </w:r>
      <w:r>
        <w:t>.</w:t>
      </w:r>
      <w:r w:rsidRPr="00D46DE1">
        <w:t>, Lysenko</w:t>
      </w:r>
      <w:r>
        <w:t xml:space="preserve">, I., </w:t>
      </w:r>
      <w:r w:rsidRPr="00D46DE1">
        <w:t xml:space="preserve"> Phillips</w:t>
      </w:r>
      <w:r>
        <w:t xml:space="preserve">, </w:t>
      </w:r>
      <w:r w:rsidRPr="00D46DE1">
        <w:t>H</w:t>
      </w:r>
      <w:r>
        <w:t>.</w:t>
      </w:r>
      <w:r w:rsidRPr="00D46DE1">
        <w:t>R</w:t>
      </w:r>
      <w:r>
        <w:t>.</w:t>
      </w:r>
      <w:r w:rsidRPr="00D46DE1">
        <w:t>P</w:t>
      </w:r>
      <w:r>
        <w:t>.</w:t>
      </w:r>
      <w:r w:rsidRPr="00D46DE1">
        <w:t>,  Burton</w:t>
      </w:r>
      <w:r>
        <w:t>,</w:t>
      </w:r>
      <w:r w:rsidRPr="00D46DE1">
        <w:t xml:space="preserve"> V</w:t>
      </w:r>
      <w:r>
        <w:t>.</w:t>
      </w:r>
      <w:r w:rsidRPr="00D46DE1">
        <w:t>J</w:t>
      </w:r>
      <w:r>
        <w:t>.</w:t>
      </w:r>
      <w:r w:rsidRPr="00D46DE1">
        <w:t xml:space="preserve">, </w:t>
      </w:r>
      <w:proofErr w:type="spellStart"/>
      <w:r w:rsidRPr="00D46DE1">
        <w:t>Chng</w:t>
      </w:r>
      <w:proofErr w:type="spellEnd"/>
      <w:r>
        <w:t xml:space="preserve">, </w:t>
      </w:r>
      <w:r w:rsidRPr="00D46DE1">
        <w:t>C</w:t>
      </w:r>
      <w:r>
        <w:t>.</w:t>
      </w:r>
      <w:r w:rsidRPr="00D46DE1">
        <w:t>W</w:t>
      </w:r>
      <w:r>
        <w:t>.</w:t>
      </w:r>
      <w:r w:rsidRPr="00D46DE1">
        <w:t>T</w:t>
      </w:r>
      <w:r>
        <w:t>.</w:t>
      </w:r>
      <w:r w:rsidRPr="00D46DE1">
        <w:t>,  Emerson</w:t>
      </w:r>
      <w:r>
        <w:t>, S.,</w:t>
      </w:r>
      <w:r w:rsidRPr="00D46DE1">
        <w:t xml:space="preserve"> Gao</w:t>
      </w:r>
      <w:r>
        <w:t xml:space="preserve">, D., </w:t>
      </w:r>
      <w:r w:rsidRPr="00D46DE1">
        <w:t xml:space="preserve"> </w:t>
      </w:r>
      <w:proofErr w:type="spellStart"/>
      <w:r w:rsidRPr="00D46DE1">
        <w:t>Pask</w:t>
      </w:r>
      <w:proofErr w:type="spellEnd"/>
      <w:r w:rsidRPr="00D46DE1">
        <w:t>-Hale</w:t>
      </w:r>
      <w:r>
        <w:t xml:space="preserve">, G., Hutton, J., </w:t>
      </w:r>
      <w:r w:rsidRPr="00D46DE1">
        <w:t xml:space="preserve"> Jung</w:t>
      </w:r>
      <w:r>
        <w:t xml:space="preserve">, M., </w:t>
      </w:r>
      <w:r w:rsidRPr="00D46DE1">
        <w:t>Sanchez-Ortiz</w:t>
      </w:r>
      <w:r>
        <w:t>, K.,</w:t>
      </w:r>
      <w:r w:rsidRPr="00D46DE1">
        <w:t xml:space="preserve"> Simmons</w:t>
      </w:r>
      <w:r>
        <w:t xml:space="preserve">, B.I., </w:t>
      </w:r>
      <w:r w:rsidRPr="00D46DE1">
        <w:t>Whitmee</w:t>
      </w:r>
      <w:r>
        <w:t xml:space="preserve">, S., </w:t>
      </w:r>
      <w:r w:rsidRPr="00D46DE1">
        <w:t>Zhang</w:t>
      </w:r>
      <w:r>
        <w:t>, H.,</w:t>
      </w:r>
      <w:r w:rsidRPr="00D46DE1">
        <w:t xml:space="preserve"> </w:t>
      </w:r>
      <w:proofErr w:type="spellStart"/>
      <w:r w:rsidRPr="00D46DE1">
        <w:t>Scharlemann</w:t>
      </w:r>
      <w:proofErr w:type="spellEnd"/>
      <w:r>
        <w:t>,</w:t>
      </w:r>
      <w:r w:rsidRPr="00D46DE1">
        <w:t xml:space="preserve"> J</w:t>
      </w:r>
      <w:r>
        <w:t>.</w:t>
      </w:r>
      <w:r w:rsidRPr="00D46DE1">
        <w:t>P</w:t>
      </w:r>
      <w:r>
        <w:t>.</w:t>
      </w:r>
      <w:r w:rsidRPr="00D46DE1">
        <w:t>W</w:t>
      </w:r>
      <w:r>
        <w:t>.</w:t>
      </w:r>
      <w:r w:rsidRPr="00D46DE1">
        <w:t xml:space="preserve">, </w:t>
      </w:r>
      <w:r>
        <w:t xml:space="preserve">and </w:t>
      </w:r>
      <w:r w:rsidRPr="00D46DE1">
        <w:t xml:space="preserve">Purvis </w:t>
      </w:r>
      <w:r>
        <w:t xml:space="preserve">, </w:t>
      </w:r>
      <w:r w:rsidRPr="00D46DE1">
        <w:t>A</w:t>
      </w:r>
      <w:r>
        <w:t>.</w:t>
      </w:r>
      <w:r w:rsidRPr="00D46DE1">
        <w:t xml:space="preserve"> (2016) Has land use pushed terrestrial biodiversity beyond the planetary boundary? A global assessment. Science 353</w:t>
      </w:r>
      <w:r>
        <w:t>,</w:t>
      </w:r>
      <w:r w:rsidRPr="00D46DE1">
        <w:t>288–291</w:t>
      </w:r>
      <w:r>
        <w:t>.</w:t>
      </w:r>
    </w:p>
    <w:p w14:paraId="461E5B37" w14:textId="77777777" w:rsidR="005B7E64" w:rsidRDefault="005B7E64" w:rsidP="005B7E64">
      <w:pPr>
        <w:pStyle w:val="ListParagraph"/>
        <w:numPr>
          <w:ilvl w:val="0"/>
          <w:numId w:val="3"/>
        </w:numPr>
        <w:jc w:val="both"/>
      </w:pPr>
      <w:proofErr w:type="spellStart"/>
      <w:r w:rsidRPr="00662C1D">
        <w:t>Pauly</w:t>
      </w:r>
      <w:proofErr w:type="spellEnd"/>
      <w:r w:rsidRPr="00662C1D">
        <w:t>,</w:t>
      </w:r>
      <w:r>
        <w:t xml:space="preserve"> D. (1995). </w:t>
      </w:r>
      <w:r w:rsidRPr="00662C1D">
        <w:t xml:space="preserve">Anecdotes and the shifting </w:t>
      </w:r>
      <w:r>
        <w:t>baseline syndrome of fisheries.</w:t>
      </w:r>
      <w:r w:rsidRPr="00662C1D">
        <w:t xml:space="preserve"> Trends in Ecology and Evolution, 10</w:t>
      </w:r>
      <w:r>
        <w:t xml:space="preserve">, </w:t>
      </w:r>
      <w:r w:rsidRPr="00662C1D">
        <w:t>430.</w:t>
      </w:r>
    </w:p>
    <w:p w14:paraId="159E35A9" w14:textId="77777777" w:rsidR="00E350E9" w:rsidRDefault="00840FE6" w:rsidP="00E5459F">
      <w:pPr>
        <w:pStyle w:val="ListParagraph"/>
        <w:numPr>
          <w:ilvl w:val="0"/>
          <w:numId w:val="3"/>
        </w:numPr>
        <w:jc w:val="both"/>
      </w:pPr>
      <w:r>
        <w:t xml:space="preserve">Purvis, A., De Palma, A. and Newbold, T. (2016) </w:t>
      </w:r>
      <w:r w:rsidRPr="00840FE6">
        <w:t>A UK-wide perspective on “biodiversity intactness”</w:t>
      </w:r>
      <w:r>
        <w:t xml:space="preserve">. In </w:t>
      </w:r>
      <w:proofErr w:type="spellStart"/>
      <w:r w:rsidR="0043011B">
        <w:t>Eds</w:t>
      </w:r>
      <w:proofErr w:type="spellEnd"/>
      <w:r w:rsidR="0043011B">
        <w:t xml:space="preserve"> </w:t>
      </w:r>
      <w:r w:rsidR="00E5459F">
        <w:t xml:space="preserve">Hayhow, D.B., Burns, F., Eaton, M.A., </w:t>
      </w:r>
      <w:r w:rsidR="00E5459F" w:rsidRPr="00E5459F">
        <w:t xml:space="preserve">Al </w:t>
      </w:r>
      <w:proofErr w:type="spellStart"/>
      <w:r w:rsidR="00E5459F" w:rsidRPr="00E5459F">
        <w:t>Fulaij</w:t>
      </w:r>
      <w:proofErr w:type="spellEnd"/>
      <w:r w:rsidR="00E5459F">
        <w:t>,</w:t>
      </w:r>
      <w:r w:rsidR="00E5459F" w:rsidRPr="00E5459F">
        <w:t xml:space="preserve"> N</w:t>
      </w:r>
      <w:r w:rsidR="00E5459F">
        <w:t>.</w:t>
      </w:r>
      <w:r w:rsidR="00E5459F" w:rsidRPr="00E5459F">
        <w:t>, August</w:t>
      </w:r>
      <w:r w:rsidR="00E5459F">
        <w:t>,</w:t>
      </w:r>
      <w:r w:rsidR="00E5459F" w:rsidRPr="00E5459F">
        <w:t xml:space="preserve"> T</w:t>
      </w:r>
      <w:r w:rsidR="00E5459F">
        <w:t>.</w:t>
      </w:r>
      <w:r w:rsidR="00E5459F" w:rsidRPr="00E5459F">
        <w:t>A</w:t>
      </w:r>
      <w:r w:rsidR="00E5459F">
        <w:t>.</w:t>
      </w:r>
      <w:r w:rsidR="00E5459F" w:rsidRPr="00E5459F">
        <w:t xml:space="preserve">, </w:t>
      </w:r>
      <w:proofErr w:type="spellStart"/>
      <w:r w:rsidR="00E5459F" w:rsidRPr="00E5459F">
        <w:t>Babey</w:t>
      </w:r>
      <w:proofErr w:type="spellEnd"/>
      <w:r w:rsidR="00E5459F">
        <w:t>,</w:t>
      </w:r>
      <w:r w:rsidR="00E5459F" w:rsidRPr="00E5459F">
        <w:t xml:space="preserve"> L</w:t>
      </w:r>
      <w:r w:rsidR="00E5459F">
        <w:t>.</w:t>
      </w:r>
      <w:r w:rsidR="00E5459F" w:rsidRPr="00E5459F">
        <w:t>,</w:t>
      </w:r>
      <w:r w:rsidR="00E5459F">
        <w:t xml:space="preserve"> Bacon, L., Bingham, C., Boswell, J., </w:t>
      </w:r>
      <w:proofErr w:type="spellStart"/>
      <w:r w:rsidR="00E5459F">
        <w:t>Boughey</w:t>
      </w:r>
      <w:proofErr w:type="spellEnd"/>
      <w:r w:rsidR="00E5459F">
        <w:t xml:space="preserve">, K.L., Brereton, T., Brookman, E., Brooks, D.R., Bullock, D.J., Burke, O., Collis, M., Corbet, L., Cornish, N., De </w:t>
      </w:r>
      <w:proofErr w:type="spellStart"/>
      <w:r w:rsidR="00E5459F">
        <w:t>Massimi</w:t>
      </w:r>
      <w:proofErr w:type="spellEnd"/>
      <w:r w:rsidR="00E5459F">
        <w:t xml:space="preserve"> S., </w:t>
      </w:r>
      <w:proofErr w:type="spellStart"/>
      <w:r w:rsidR="00E5459F">
        <w:t>Densham</w:t>
      </w:r>
      <w:proofErr w:type="spellEnd"/>
      <w:r w:rsidR="00E5459F">
        <w:t>, J., Dunn, E., Elliott, S., Gent, T., Godber, J., Hamilton, S., ,</w:t>
      </w:r>
      <w:proofErr w:type="spellStart"/>
      <w:r w:rsidR="00E5459F">
        <w:t>Havery</w:t>
      </w:r>
      <w:proofErr w:type="spellEnd"/>
      <w:r w:rsidR="00E5459F">
        <w:t xml:space="preserve">, S., Hawkins, S., </w:t>
      </w:r>
      <w:proofErr w:type="spellStart"/>
      <w:r w:rsidR="00E5459F">
        <w:t>Henney</w:t>
      </w:r>
      <w:proofErr w:type="spellEnd"/>
      <w:r w:rsidR="00E5459F">
        <w:t xml:space="preserve">, J., Holmes, K., Hutchinson, N., Isaac, N.J.B., Johns, D., Macadam, C.R., Mathews, F., Nicolet, P., Noble, D.G., Outhwaite, C.L., </w:t>
      </w:r>
      <w:proofErr w:type="spellStart"/>
      <w:r w:rsidR="00E5459F">
        <w:t>Powney</w:t>
      </w:r>
      <w:proofErr w:type="spellEnd"/>
      <w:r w:rsidR="00E5459F">
        <w:t>, G.D., Richardson, P., Roy, D.B., Sims, D., Smart, S., Stevenson, K., Stroud, R.A., Walker</w:t>
      </w:r>
      <w:r w:rsidR="00E350E9">
        <w:t>,</w:t>
      </w:r>
      <w:r w:rsidR="00E5459F">
        <w:t xml:space="preserve"> K</w:t>
      </w:r>
      <w:r w:rsidR="00E350E9">
        <w:t>.</w:t>
      </w:r>
      <w:r w:rsidR="00E5459F">
        <w:t>J</w:t>
      </w:r>
      <w:r w:rsidR="00E350E9">
        <w:t>.</w:t>
      </w:r>
      <w:r w:rsidR="00E5459F">
        <w:t>, Webb</w:t>
      </w:r>
      <w:r w:rsidR="00E350E9">
        <w:t>,</w:t>
      </w:r>
      <w:r w:rsidR="00E5459F">
        <w:t xml:space="preserve"> J</w:t>
      </w:r>
      <w:r w:rsidR="00E350E9">
        <w:t>.</w:t>
      </w:r>
      <w:r w:rsidR="00E5459F">
        <w:t>R</w:t>
      </w:r>
      <w:r w:rsidR="00E350E9">
        <w:t>.</w:t>
      </w:r>
      <w:r w:rsidR="00E5459F">
        <w:t>, Webb</w:t>
      </w:r>
      <w:r w:rsidR="00E350E9">
        <w:t>,</w:t>
      </w:r>
      <w:r w:rsidR="00E5459F">
        <w:t xml:space="preserve"> T</w:t>
      </w:r>
      <w:r w:rsidR="00E350E9">
        <w:t>.</w:t>
      </w:r>
      <w:r w:rsidR="00E5459F">
        <w:t>J</w:t>
      </w:r>
      <w:r w:rsidR="00E350E9">
        <w:t>.</w:t>
      </w:r>
      <w:r w:rsidR="00E5459F">
        <w:t xml:space="preserve">, </w:t>
      </w:r>
      <w:proofErr w:type="spellStart"/>
      <w:r w:rsidR="00E5459F">
        <w:t>Wynde</w:t>
      </w:r>
      <w:proofErr w:type="spellEnd"/>
      <w:r w:rsidR="00E350E9">
        <w:t>,</w:t>
      </w:r>
      <w:r w:rsidR="00E5459F">
        <w:t xml:space="preserve"> R</w:t>
      </w:r>
      <w:r w:rsidR="00E350E9">
        <w:t>.</w:t>
      </w:r>
      <w:r w:rsidR="00E5459F">
        <w:t xml:space="preserve"> and Gregory</w:t>
      </w:r>
      <w:r w:rsidR="00E350E9">
        <w:t>,</w:t>
      </w:r>
      <w:r w:rsidR="00E5459F">
        <w:t xml:space="preserve"> R</w:t>
      </w:r>
      <w:r w:rsidR="00E350E9">
        <w:t>.</w:t>
      </w:r>
      <w:r w:rsidR="00E5459F">
        <w:t>D</w:t>
      </w:r>
      <w:r w:rsidR="00E350E9">
        <w:t>.</w:t>
      </w:r>
      <w:r w:rsidR="00E5459F">
        <w:t xml:space="preserve"> (2016) </w:t>
      </w:r>
      <w:r w:rsidR="0043011B" w:rsidRPr="00E350E9">
        <w:rPr>
          <w:i/>
        </w:rPr>
        <w:t>State of Nature 2016</w:t>
      </w:r>
      <w:r w:rsidR="0043011B">
        <w:t xml:space="preserve">. Pp. 70-71. </w:t>
      </w:r>
      <w:r w:rsidR="00E5459F">
        <w:t>The State of Nature partnership</w:t>
      </w:r>
      <w:r w:rsidR="00E350E9">
        <w:t>.</w:t>
      </w:r>
    </w:p>
    <w:p w14:paraId="717D3E5A" w14:textId="77777777" w:rsidR="00D530B0" w:rsidRDefault="00D530B0" w:rsidP="00D530B0">
      <w:pPr>
        <w:pStyle w:val="ListParagraph"/>
        <w:numPr>
          <w:ilvl w:val="0"/>
          <w:numId w:val="3"/>
        </w:numPr>
        <w:jc w:val="both"/>
      </w:pPr>
      <w:proofErr w:type="spellStart"/>
      <w:r>
        <w:t>Erb</w:t>
      </w:r>
      <w:proofErr w:type="spellEnd"/>
      <w:r>
        <w:t xml:space="preserve">, K.-H., Kastner, T., </w:t>
      </w:r>
      <w:proofErr w:type="spellStart"/>
      <w:r>
        <w:t>Plutzar</w:t>
      </w:r>
      <w:proofErr w:type="spellEnd"/>
      <w:r>
        <w:t xml:space="preserve">, C., </w:t>
      </w:r>
      <w:proofErr w:type="spellStart"/>
      <w:r>
        <w:t>Bais</w:t>
      </w:r>
      <w:proofErr w:type="spellEnd"/>
      <w:r>
        <w:t xml:space="preserve">, A.L.S., </w:t>
      </w:r>
      <w:proofErr w:type="spellStart"/>
      <w:r>
        <w:t>Carvalhais</w:t>
      </w:r>
      <w:proofErr w:type="spellEnd"/>
      <w:r>
        <w:t xml:space="preserve">, N., </w:t>
      </w:r>
      <w:proofErr w:type="spellStart"/>
      <w:r>
        <w:t>Fetzel</w:t>
      </w:r>
      <w:proofErr w:type="spellEnd"/>
      <w:r>
        <w:t xml:space="preserve">, T., Gingrich, S., Haberl, H., </w:t>
      </w:r>
      <w:proofErr w:type="spellStart"/>
      <w:r>
        <w:t>Lauk</w:t>
      </w:r>
      <w:proofErr w:type="spellEnd"/>
      <w:r>
        <w:t xml:space="preserve">, C., </w:t>
      </w:r>
      <w:proofErr w:type="spellStart"/>
      <w:r>
        <w:t>Neidertscheider</w:t>
      </w:r>
      <w:proofErr w:type="spellEnd"/>
      <w:r>
        <w:t xml:space="preserve">, M., </w:t>
      </w:r>
      <w:proofErr w:type="spellStart"/>
      <w:r>
        <w:t>Pongratz</w:t>
      </w:r>
      <w:proofErr w:type="spellEnd"/>
      <w:r>
        <w:t xml:space="preserve">, J., </w:t>
      </w:r>
      <w:proofErr w:type="spellStart"/>
      <w:r>
        <w:t>Thurner</w:t>
      </w:r>
      <w:proofErr w:type="spellEnd"/>
      <w:r>
        <w:t xml:space="preserve">, M. and </w:t>
      </w:r>
      <w:proofErr w:type="spellStart"/>
      <w:r>
        <w:t>Luyssaert</w:t>
      </w:r>
      <w:proofErr w:type="spellEnd"/>
      <w:r>
        <w:t>, S. (2018). Unexpectedly large impact of forest management and grazing on global vegetation biomass. Nature 553, 73-76.</w:t>
      </w:r>
    </w:p>
    <w:p w14:paraId="6CCDF81B" w14:textId="77777777" w:rsidR="009F4DA4" w:rsidRDefault="009F4DA4" w:rsidP="009F4DA4">
      <w:pPr>
        <w:pStyle w:val="ListParagraph"/>
        <w:numPr>
          <w:ilvl w:val="0"/>
          <w:numId w:val="3"/>
        </w:numPr>
        <w:jc w:val="both"/>
      </w:pPr>
      <w:r>
        <w:lastRenderedPageBreak/>
        <w:t xml:space="preserve">Venter, O., Sanderson, E.W., </w:t>
      </w:r>
      <w:proofErr w:type="spellStart"/>
      <w:r>
        <w:t>Magrach</w:t>
      </w:r>
      <w:proofErr w:type="spellEnd"/>
      <w:r>
        <w:t xml:space="preserve">, A., Allan, J.R., </w:t>
      </w:r>
      <w:proofErr w:type="spellStart"/>
      <w:r>
        <w:t>Beher</w:t>
      </w:r>
      <w:proofErr w:type="spellEnd"/>
      <w:r>
        <w:t xml:space="preserve">, J., Jones, K.R., Possingham, H.P., </w:t>
      </w:r>
      <w:proofErr w:type="spellStart"/>
      <w:r>
        <w:t>Laurance</w:t>
      </w:r>
      <w:proofErr w:type="spellEnd"/>
      <w:r>
        <w:t xml:space="preserve">, W.F., Wood, P., </w:t>
      </w:r>
      <w:proofErr w:type="spellStart"/>
      <w:r>
        <w:t>Fekete</w:t>
      </w:r>
      <w:proofErr w:type="spellEnd"/>
      <w:r>
        <w:t>, B.M., Levy, M.A. and Watson, J.E.M. (2015). Sixteen years of change in the global terrestrial human footprint and implications for biodiversity conservation. Nature Communications 7;12558.</w:t>
      </w:r>
    </w:p>
    <w:p w14:paraId="34B415ED" w14:textId="77777777" w:rsidR="005B7E64" w:rsidRDefault="005B7E64" w:rsidP="005B7E64">
      <w:pPr>
        <w:pStyle w:val="ListParagraph"/>
        <w:numPr>
          <w:ilvl w:val="0"/>
          <w:numId w:val="3"/>
        </w:numPr>
        <w:jc w:val="both"/>
      </w:pPr>
      <w:r>
        <w:t>Myers, N., Mittermeier, R.A., Mittermeier, C.G., da Fonseca, G.A.B. and Kent, J. (2000). Biodiversity hotspots for conservation priorities. Nature 403, 853-858.</w:t>
      </w:r>
    </w:p>
    <w:p w14:paraId="7BB9F126" w14:textId="77777777" w:rsidR="0073210C" w:rsidRDefault="0073210C" w:rsidP="0073210C">
      <w:pPr>
        <w:pStyle w:val="ListParagraph"/>
        <w:jc w:val="both"/>
      </w:pPr>
    </w:p>
    <w:p w14:paraId="276526A8" w14:textId="77777777" w:rsidR="00486567" w:rsidRDefault="00486567">
      <w:pPr>
        <w:sectPr w:rsidR="00486567" w:rsidSect="00E76D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88CB94" w14:textId="77777777" w:rsidR="00486567" w:rsidRDefault="00486567"/>
    <w:p w14:paraId="10F6D0B9" w14:textId="77777777" w:rsidR="00CF63C2" w:rsidRDefault="00486567" w:rsidP="00B1059F">
      <w:pPr>
        <w:spacing w:after="0"/>
      </w:pPr>
      <w:r w:rsidRPr="00486567">
        <w:rPr>
          <w:noProof/>
          <w:lang w:eastAsia="en-GB"/>
        </w:rPr>
        <w:drawing>
          <wp:inline distT="0" distB="0" distL="0" distR="0" wp14:anchorId="1168DDEC" wp14:editId="7F166659">
            <wp:extent cx="9864901" cy="4543524"/>
            <wp:effectExtent l="19050" t="0" r="299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4901" cy="454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208AB" w14:textId="77777777" w:rsidR="00CF63C2" w:rsidRDefault="00CF63C2">
      <w:r>
        <w:br w:type="page"/>
      </w:r>
    </w:p>
    <w:p w14:paraId="3403828E" w14:textId="77777777" w:rsidR="00CF63C2" w:rsidRDefault="00CF63C2" w:rsidP="00CF63C2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SUPPLEMENTARY ONLINE MATERIAL</w:t>
      </w:r>
    </w:p>
    <w:p w14:paraId="05B453C9" w14:textId="77777777" w:rsidR="00CF63C2" w:rsidRPr="00430C05" w:rsidRDefault="00CF63C2" w:rsidP="00CF63C2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14:paraId="71FF0375" w14:textId="77777777" w:rsidR="00CF63C2" w:rsidRDefault="00CF63C2" w:rsidP="00CF63C2">
      <w:pPr>
        <w:spacing w:after="0"/>
        <w:jc w:val="both"/>
      </w:pPr>
      <w:r>
        <w:t>Philip Martin, Andrew Balmford, Piero Visconti and Rhys E. Green</w:t>
      </w:r>
    </w:p>
    <w:p w14:paraId="5F349D9B" w14:textId="77777777" w:rsidR="001420DE" w:rsidRDefault="001420DE" w:rsidP="00B1059F">
      <w:pPr>
        <w:spacing w:after="0"/>
      </w:pPr>
    </w:p>
    <w:p w14:paraId="008F3820" w14:textId="77777777" w:rsidR="00CF63C2" w:rsidRDefault="00316C46" w:rsidP="00B1059F">
      <w:pPr>
        <w:spacing w:after="0"/>
      </w:pPr>
      <w:r w:rsidRPr="00316C46">
        <w:rPr>
          <w:noProof/>
        </w:rPr>
        <w:drawing>
          <wp:inline distT="0" distB="0" distL="0" distR="0" wp14:anchorId="196151D8" wp14:editId="458D7DBF">
            <wp:extent cx="7146290" cy="460184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460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63C2" w:rsidSect="0048656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Piero Visconti" w:date="2018-03-07T17:53:00Z" w:initials="PV">
    <w:p w14:paraId="74CD44A1" w14:textId="47D87FC8" w:rsidR="00AA2F23" w:rsidRDefault="00AA2F23">
      <w:pPr>
        <w:pStyle w:val="CommentText"/>
      </w:pPr>
      <w:r>
        <w:rPr>
          <w:rStyle w:val="CommentReference"/>
        </w:rPr>
        <w:annotationRef/>
      </w:r>
      <w:r w:rsidR="00642FFA">
        <w:t>Thought this was fairer</w:t>
      </w:r>
      <w:r>
        <w:t xml:space="preserve"> given that BMI isn’t necessarily the truth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CD44A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CD44A1" w16cid:durableId="1E4AA59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E10C10"/>
    <w:multiLevelType w:val="hybridMultilevel"/>
    <w:tmpl w:val="B1E896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86224"/>
    <w:multiLevelType w:val="hybridMultilevel"/>
    <w:tmpl w:val="7EC26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9095B"/>
    <w:multiLevelType w:val="hybridMultilevel"/>
    <w:tmpl w:val="54A6BE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iero Visconti">
    <w15:presenceInfo w15:providerId="Windows Live" w15:userId="bd7e0cf7928bcf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trackRevisions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C40"/>
    <w:rsid w:val="00095387"/>
    <w:rsid w:val="000F6343"/>
    <w:rsid w:val="00122C40"/>
    <w:rsid w:val="00131626"/>
    <w:rsid w:val="00133269"/>
    <w:rsid w:val="001420DE"/>
    <w:rsid w:val="001759CA"/>
    <w:rsid w:val="00191BB6"/>
    <w:rsid w:val="00315F50"/>
    <w:rsid w:val="00316C46"/>
    <w:rsid w:val="0043011B"/>
    <w:rsid w:val="00486567"/>
    <w:rsid w:val="004D2EAB"/>
    <w:rsid w:val="005B7E64"/>
    <w:rsid w:val="005C7681"/>
    <w:rsid w:val="00631424"/>
    <w:rsid w:val="00642FFA"/>
    <w:rsid w:val="00645790"/>
    <w:rsid w:val="00663E51"/>
    <w:rsid w:val="0073210C"/>
    <w:rsid w:val="007E44F4"/>
    <w:rsid w:val="00840FE6"/>
    <w:rsid w:val="009731AF"/>
    <w:rsid w:val="00986477"/>
    <w:rsid w:val="009E20F0"/>
    <w:rsid w:val="009F4DA4"/>
    <w:rsid w:val="009F5F5A"/>
    <w:rsid w:val="00A1082D"/>
    <w:rsid w:val="00A4437B"/>
    <w:rsid w:val="00A51735"/>
    <w:rsid w:val="00A60783"/>
    <w:rsid w:val="00AA2F23"/>
    <w:rsid w:val="00B1059F"/>
    <w:rsid w:val="00BD507B"/>
    <w:rsid w:val="00CF63C2"/>
    <w:rsid w:val="00D2340E"/>
    <w:rsid w:val="00D33731"/>
    <w:rsid w:val="00D530B0"/>
    <w:rsid w:val="00D83644"/>
    <w:rsid w:val="00DC082F"/>
    <w:rsid w:val="00E350E9"/>
    <w:rsid w:val="00E35435"/>
    <w:rsid w:val="00E5459F"/>
    <w:rsid w:val="00E76D65"/>
    <w:rsid w:val="00E807DF"/>
    <w:rsid w:val="00EF0E38"/>
    <w:rsid w:val="00F17DDA"/>
    <w:rsid w:val="00FC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7227D"/>
  <w15:docId w15:val="{70779FDC-BD88-4660-9FAD-893DA75A4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2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22C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22C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22C40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2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C40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31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31A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B7E6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2EA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D6A72-E506-40F7-8575-07A752EF9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Cambridge</Company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Balmford</dc:creator>
  <cp:lastModifiedBy>Piero Visconti</cp:lastModifiedBy>
  <cp:revision>2</cp:revision>
  <cp:lastPrinted>2018-03-06T09:20:00Z</cp:lastPrinted>
  <dcterms:created xsi:type="dcterms:W3CDTF">2018-03-07T21:42:00Z</dcterms:created>
  <dcterms:modified xsi:type="dcterms:W3CDTF">2018-03-07T21:42:00Z</dcterms:modified>
</cp:coreProperties>
</file>