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50EEA4" w14:textId="77777777" w:rsidR="00532C7D" w:rsidRPr="00430C05" w:rsidRDefault="00532C7D" w:rsidP="00532C7D">
      <w:pPr>
        <w:spacing w:after="0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Is biodiversity</w:t>
      </w:r>
      <w:r w:rsidRPr="00430C05">
        <w:rPr>
          <w:b/>
          <w:sz w:val="32"/>
          <w:szCs w:val="32"/>
        </w:rPr>
        <w:t xml:space="preserve"> as intact as we think it is?</w:t>
      </w:r>
    </w:p>
    <w:p w14:paraId="19E0127A" w14:textId="77777777" w:rsidR="00532C7D" w:rsidRDefault="00532C7D" w:rsidP="00AB5192">
      <w:pPr>
        <w:spacing w:after="0"/>
        <w:jc w:val="both"/>
      </w:pPr>
    </w:p>
    <w:p w14:paraId="44318067" w14:textId="77777777" w:rsidR="00AB5192" w:rsidRDefault="00AB5192" w:rsidP="00AB5192">
      <w:pPr>
        <w:spacing w:after="0"/>
        <w:jc w:val="both"/>
      </w:pPr>
      <w:r>
        <w:t>The Biodiversity Intactness Index (BII) is a high-profile metric of</w:t>
      </w:r>
      <w:r w:rsidRPr="005B7E64">
        <w:t xml:space="preserve"> </w:t>
      </w:r>
      <w:r>
        <w:t>an area’s average abundance of wild species relative to</w:t>
      </w:r>
      <w:r w:rsidR="001F02A8">
        <w:t xml:space="preserve"> that in</w:t>
      </w:r>
      <w:r>
        <w:t xml:space="preserve"> pre-modern times [1] or in primary vegetation</w:t>
      </w:r>
      <w:r w:rsidRPr="009262F3">
        <w:t xml:space="preserve"> under current climat</w:t>
      </w:r>
      <w:r>
        <w:t>ic</w:t>
      </w:r>
      <w:r w:rsidRPr="009262F3">
        <w:t xml:space="preserve"> conditions</w:t>
      </w:r>
      <w:r>
        <w:t xml:space="preserve"> [2]. It has been endorsed by the Group on Earth Observations of the Biodiversity Observation Network, adopted by the Intergovernmental Platform on Biodiversity and Ecosystem Services as a "core" indicator of progress towards the Convention on Biological Diversity’s Aichi targets 12 and 14, and</w:t>
      </w:r>
      <w:r w:rsidR="00F55865">
        <w:t xml:space="preserve"> accepted</w:t>
      </w:r>
      <w:r>
        <w:t xml:space="preserve"> by the Biodiversity Indicators Partnership as</w:t>
      </w:r>
      <w:r w:rsidRPr="002C25AE">
        <w:t xml:space="preserve"> </w:t>
      </w:r>
      <w:r>
        <w:t xml:space="preserve">an indicator </w:t>
      </w:r>
      <w:r w:rsidR="00EB5216">
        <w:t>for</w:t>
      </w:r>
      <w:r>
        <w:t xml:space="preserve"> target 5.</w:t>
      </w:r>
      <w:r w:rsidR="00F55865">
        <w:t xml:space="preserve"> </w:t>
      </w:r>
      <w:r w:rsidR="00F90B24">
        <w:t>The</w:t>
      </w:r>
      <w:r w:rsidR="00F55865">
        <w:t xml:space="preserve"> growing policy significance </w:t>
      </w:r>
      <w:r w:rsidR="00F90B24">
        <w:t>of BII has drawn our attention to some unusual features of its outputs</w:t>
      </w:r>
      <w:r w:rsidR="00F55865">
        <w:t xml:space="preserve">. </w:t>
      </w:r>
    </w:p>
    <w:p w14:paraId="3A17BE18" w14:textId="79473A0D" w:rsidR="0075632F" w:rsidRDefault="00AB5192" w:rsidP="00A27511">
      <w:pPr>
        <w:spacing w:after="0"/>
        <w:ind w:firstLine="720"/>
        <w:jc w:val="both"/>
      </w:pPr>
      <w:r>
        <w:t xml:space="preserve">Newbold et al [2] mapped the BII globally by modelling thousands of field-derived estimates of </w:t>
      </w:r>
      <w:r w:rsidR="00F90B24">
        <w:t xml:space="preserve">the </w:t>
      </w:r>
      <w:r>
        <w:t xml:space="preserve">abundance </w:t>
      </w:r>
      <w:r w:rsidR="00F90B24">
        <w:t xml:space="preserve">of individual species’ </w:t>
      </w:r>
      <w:r>
        <w:t>as a function of human-induced pressures, and then extrapolating their model using remote-sensed</w:t>
      </w:r>
      <w:r w:rsidR="00067001">
        <w:t xml:space="preserve"> land-use</w:t>
      </w:r>
      <w:r>
        <w:t xml:space="preserve"> data. The resulting surface represents an estimate</w:t>
      </w:r>
      <w:r w:rsidR="00067001">
        <w:t xml:space="preserve">, for those </w:t>
      </w:r>
      <w:r>
        <w:t>species that would occur in</w:t>
      </w:r>
      <w:r w:rsidR="00534BA9">
        <w:t xml:space="preserve"> an area’s</w:t>
      </w:r>
      <w:r>
        <w:t xml:space="preserve"> primary vegetation</w:t>
      </w:r>
      <w:r w:rsidR="00067001">
        <w:t xml:space="preserve">, of their current average abundance </w:t>
      </w:r>
      <w:r>
        <w:t xml:space="preserve">as a proportion of that expected in the absence of human activities. However, many </w:t>
      </w:r>
      <w:r w:rsidR="000C2FA9">
        <w:t xml:space="preserve">mapped </w:t>
      </w:r>
      <w:r>
        <w:t xml:space="preserve">BII values </w:t>
      </w:r>
      <w:r w:rsidR="00EB5216">
        <w:t>seem</w:t>
      </w:r>
      <w:r>
        <w:t xml:space="preserve"> surprising. For example, the BII exceeds 90% in much of SE Asia, Indonesia, central America and eastern Madagascar –</w:t>
      </w:r>
      <w:r w:rsidR="000C2FA9">
        <w:t xml:space="preserve"> </w:t>
      </w:r>
      <w:r w:rsidR="00534BA9">
        <w:t>where</w:t>
      </w:r>
      <w:r>
        <w:t xml:space="preserve"> widespread habitat loss </w:t>
      </w:r>
      <w:r w:rsidR="00534BA9">
        <w:t xml:space="preserve">is linked </w:t>
      </w:r>
      <w:r>
        <w:t xml:space="preserve">with a high proportion of threatened species. </w:t>
      </w:r>
      <w:r w:rsidR="001F02A8">
        <w:t>I</w:t>
      </w:r>
      <w:r>
        <w:t>n a finer-scale</w:t>
      </w:r>
      <w:r w:rsidR="00534BA9">
        <w:t xml:space="preserve"> UK</w:t>
      </w:r>
      <w:r>
        <w:t xml:space="preserve"> </w:t>
      </w:r>
      <w:r w:rsidR="001F02A8">
        <w:t xml:space="preserve">analysis </w:t>
      </w:r>
      <w:r>
        <w:t>[</w:t>
      </w:r>
      <w:r w:rsidR="00DD5103">
        <w:t>3</w:t>
      </w:r>
      <w:r>
        <w:t>] the BII exceeds 50% even in</w:t>
      </w:r>
      <w:r w:rsidR="00F90B24">
        <w:t xml:space="preserve"> the centres of large</w:t>
      </w:r>
      <w:r>
        <w:t xml:space="preserve"> </w:t>
      </w:r>
      <w:r w:rsidR="00F90B24">
        <w:t>cities</w:t>
      </w:r>
      <w:r w:rsidR="00ED1C9C">
        <w:t>,</w:t>
      </w:r>
      <w:r>
        <w:t xml:space="preserve"> and peaks (at </w:t>
      </w:r>
      <w:r w:rsidR="006E36B8">
        <w:t>&gt;</w:t>
      </w:r>
      <w:r>
        <w:t>95%) in large plantation</w:t>
      </w:r>
      <w:r w:rsidR="00F90B24">
        <w:t xml:space="preserve"> forests</w:t>
      </w:r>
      <w:r>
        <w:t xml:space="preserve"> </w:t>
      </w:r>
      <w:r w:rsidR="006E36B8">
        <w:t>of</w:t>
      </w:r>
      <w:r>
        <w:t xml:space="preserve"> non-native conifer</w:t>
      </w:r>
      <w:r w:rsidR="00F90B24">
        <w:t xml:space="preserve"> tree</w:t>
      </w:r>
      <w:r>
        <w:t xml:space="preserve">s. </w:t>
      </w:r>
    </w:p>
    <w:p w14:paraId="3BE46DEB" w14:textId="2F9B08F0" w:rsidR="00AB5192" w:rsidRDefault="006E36B8" w:rsidP="008A7BBE">
      <w:pPr>
        <w:spacing w:after="0"/>
        <w:ind w:firstLine="720"/>
        <w:jc w:val="both"/>
      </w:pPr>
      <w:r>
        <w:t xml:space="preserve">A </w:t>
      </w:r>
      <w:r w:rsidR="00AB5192">
        <w:t>recent</w:t>
      </w:r>
      <w:r>
        <w:t>ly</w:t>
      </w:r>
      <w:r w:rsidR="00AB5192">
        <w:t xml:space="preserve"> </w:t>
      </w:r>
      <w:r w:rsidR="00ED1C9C">
        <w:t>mapped</w:t>
      </w:r>
      <w:r w:rsidR="00AB5192">
        <w:t xml:space="preserve"> synthesis of estimates of current biomass stock relative to that</w:t>
      </w:r>
      <w:r w:rsidR="00AB5192" w:rsidRPr="00112DD2">
        <w:t xml:space="preserve"> </w:t>
      </w:r>
      <w:r w:rsidR="00AB5192" w:rsidRPr="009262F3">
        <w:t>without human activities</w:t>
      </w:r>
      <w:r w:rsidR="00AB5192">
        <w:t xml:space="preserve">, which we call biomass </w:t>
      </w:r>
      <w:commentRangeStart w:id="0"/>
      <w:r w:rsidR="00067001">
        <w:t>intactness</w:t>
      </w:r>
      <w:r w:rsidR="00067001" w:rsidDel="00067001">
        <w:t xml:space="preserve"> </w:t>
      </w:r>
      <w:commentRangeEnd w:id="0"/>
      <w:r w:rsidR="00067001">
        <w:rPr>
          <w:rStyle w:val="CommentReference"/>
        </w:rPr>
        <w:commentReference w:id="0"/>
      </w:r>
      <w:r w:rsidR="00AB5192">
        <w:t>(BMI) [</w:t>
      </w:r>
      <w:r w:rsidR="00DD5103">
        <w:t>4</w:t>
      </w:r>
      <w:r w:rsidR="00AB5192">
        <w:t xml:space="preserve">], </w:t>
      </w:r>
      <w:r w:rsidR="00ED1C9C">
        <w:t>allows</w:t>
      </w:r>
      <w:r w:rsidR="000E471B">
        <w:t xml:space="preserve"> a more systematic</w:t>
      </w:r>
      <w:r w:rsidR="00AB5192">
        <w:t xml:space="preserve"> </w:t>
      </w:r>
      <w:r w:rsidR="00791E4C">
        <w:t xml:space="preserve">assessment </w:t>
      </w:r>
      <w:r w:rsidR="000E471B">
        <w:t>of</w:t>
      </w:r>
      <w:r w:rsidR="00AB5192">
        <w:t xml:space="preserve"> the </w:t>
      </w:r>
      <w:r w:rsidR="000E471B">
        <w:t xml:space="preserve">BII’s </w:t>
      </w:r>
      <w:r w:rsidR="00AB5192">
        <w:t xml:space="preserve">performance. </w:t>
      </w:r>
      <w:r>
        <w:t>Because habit</w:t>
      </w:r>
      <w:r w:rsidR="000E471B">
        <w:t>at</w:t>
      </w:r>
      <w:r>
        <w:t xml:space="preserve"> loss </w:t>
      </w:r>
      <w:r w:rsidR="00721D79">
        <w:t xml:space="preserve">and degradation </w:t>
      </w:r>
      <w:r w:rsidR="00270A9B">
        <w:t xml:space="preserve">caused </w:t>
      </w:r>
      <w:r w:rsidR="00721D79">
        <w:t xml:space="preserve">by anthropogenic land-use change </w:t>
      </w:r>
      <w:r>
        <w:t xml:space="preserve">is the major driver of wild </w:t>
      </w:r>
      <w:r w:rsidR="000E471B">
        <w:t>population</w:t>
      </w:r>
      <w:r>
        <w:t>s’ declines we</w:t>
      </w:r>
      <w:r w:rsidR="00AB5192">
        <w:t xml:space="preserve"> expect</w:t>
      </w:r>
      <w:r>
        <w:t>ed</w:t>
      </w:r>
      <w:r w:rsidR="00AB5192">
        <w:t xml:space="preserve"> the two indices to be positively correlated across space</w:t>
      </w:r>
      <w:r w:rsidR="00791E4C" w:rsidRPr="00791E4C">
        <w:t xml:space="preserve"> </w:t>
      </w:r>
      <w:r w:rsidR="00791E4C">
        <w:t xml:space="preserve">However, </w:t>
      </w:r>
      <w:commentRangeStart w:id="1"/>
      <w:r w:rsidR="00791E4C">
        <w:t>biomass and abundance metrics measure different attributes of biodiversity</w:t>
      </w:r>
      <w:commentRangeEnd w:id="1"/>
      <w:r w:rsidR="00791E4C">
        <w:rPr>
          <w:rStyle w:val="CommentReference"/>
        </w:rPr>
        <w:commentReference w:id="1"/>
      </w:r>
      <w:r w:rsidR="00AF4FA1">
        <w:t xml:space="preserve">. In some degraded forests it is possible that BII exceeds </w:t>
      </w:r>
      <w:commentRangeStart w:id="2"/>
      <w:r w:rsidR="00AF4FA1">
        <w:t>BMI</w:t>
      </w:r>
      <w:commentRangeEnd w:id="2"/>
      <w:r w:rsidR="00AF4FA1">
        <w:rPr>
          <w:rStyle w:val="CommentReference"/>
        </w:rPr>
        <w:commentReference w:id="2"/>
      </w:r>
      <w:ins w:id="3" w:author="Philip Martin" w:date="2019-02-16T15:48:00Z">
        <w:r w:rsidR="009C058F">
          <w:t xml:space="preserve"> [5]</w:t>
        </w:r>
      </w:ins>
      <w:r w:rsidR="00791E4C">
        <w:t xml:space="preserve">, </w:t>
      </w:r>
      <w:commentRangeStart w:id="4"/>
      <w:commentRangeStart w:id="5"/>
      <w:r w:rsidR="00AF4FA1">
        <w:t>but more generally</w:t>
      </w:r>
      <w:r w:rsidR="00791E4C">
        <w:t xml:space="preserve"> we expected </w:t>
      </w:r>
      <w:commentRangeEnd w:id="4"/>
      <w:r w:rsidR="00AF4FA1">
        <w:rPr>
          <w:rStyle w:val="CommentReference"/>
        </w:rPr>
        <w:commentReference w:id="4"/>
      </w:r>
      <w:commentRangeEnd w:id="5"/>
      <w:r w:rsidR="00630946">
        <w:rPr>
          <w:rStyle w:val="CommentReference"/>
        </w:rPr>
        <w:commentReference w:id="5"/>
      </w:r>
      <w:r w:rsidR="00AB5192">
        <w:t xml:space="preserve">BII values </w:t>
      </w:r>
      <w:r>
        <w:t xml:space="preserve">to </w:t>
      </w:r>
      <w:r w:rsidR="00AB5192">
        <w:t xml:space="preserve">be lower </w:t>
      </w:r>
      <w:r>
        <w:t xml:space="preserve">(sometimes substantially) </w:t>
      </w:r>
      <w:r w:rsidR="00AB5192">
        <w:t xml:space="preserve">than BMI values </w:t>
      </w:r>
      <w:r>
        <w:t>because</w:t>
      </w:r>
      <w:r w:rsidR="00AB5192">
        <w:t xml:space="preserve"> current biomass </w:t>
      </w:r>
      <w:r w:rsidR="000E471B">
        <w:t>typically includes</w:t>
      </w:r>
      <w:r w:rsidR="00AB5192">
        <w:t xml:space="preserve"> non-native </w:t>
      </w:r>
      <w:r w:rsidR="001F02A8">
        <w:t>vegetation</w:t>
      </w:r>
      <w:r w:rsidR="00DC7287">
        <w:t>,</w:t>
      </w:r>
      <w:r>
        <w:t xml:space="preserve"> and</w:t>
      </w:r>
      <w:r w:rsidR="001F02A8">
        <w:t xml:space="preserve"> because</w:t>
      </w:r>
      <w:r w:rsidR="00AB5192">
        <w:t xml:space="preserve"> biodiversity faces </w:t>
      </w:r>
      <w:r w:rsidR="000E471B">
        <w:t xml:space="preserve">many </w:t>
      </w:r>
      <w:r w:rsidR="00AB5192">
        <w:t>threats besides habitat loss</w:t>
      </w:r>
      <w:r w:rsidR="00791E4C">
        <w:t>.</w:t>
      </w:r>
      <w:r w:rsidR="007A64AC">
        <w:t xml:space="preserve"> </w:t>
      </w:r>
    </w:p>
    <w:p w14:paraId="4559A9FC" w14:textId="79837A3C" w:rsidR="00AB5192" w:rsidRDefault="00AB5192" w:rsidP="00AB5192">
      <w:pPr>
        <w:spacing w:after="0"/>
        <w:ind w:firstLine="720"/>
        <w:jc w:val="both"/>
      </w:pPr>
      <w:r>
        <w:t>However, the</w:t>
      </w:r>
      <w:r w:rsidR="000E471B">
        <w:t xml:space="preserve"> two indices </w:t>
      </w:r>
      <w:r w:rsidR="00E35662">
        <w:t xml:space="preserve">exhibit very limited </w:t>
      </w:r>
      <w:r w:rsidR="001F02A8">
        <w:t>agreement</w:t>
      </w:r>
      <w:r>
        <w:t xml:space="preserve">. In </w:t>
      </w:r>
      <w:r w:rsidR="000E471B">
        <w:t>many</w:t>
      </w:r>
      <w:r>
        <w:t xml:space="preserve"> arid or semi-arid areas, the BII</w:t>
      </w:r>
      <w:r w:rsidR="00841395">
        <w:t xml:space="preserve">, </w:t>
      </w:r>
      <w:r w:rsidR="00842A33">
        <w:t>as calculated by Newbold et al [2],</w:t>
      </w:r>
      <w:r>
        <w:t xml:space="preserve"> is considerably lower than the BMI (</w:t>
      </w:r>
      <w:r w:rsidR="00185EE0">
        <w:t>blue on Fig. 1</w:t>
      </w:r>
      <w:r w:rsidR="00E35662">
        <w:t>a</w:t>
      </w:r>
      <w:r>
        <w:t>)</w:t>
      </w:r>
      <w:r w:rsidR="00185EE0">
        <w:t xml:space="preserve">. </w:t>
      </w:r>
      <w:r w:rsidR="00791E4C">
        <w:t>But</w:t>
      </w:r>
      <w:r w:rsidR="00185EE0">
        <w:t xml:space="preserve"> </w:t>
      </w:r>
      <w:r>
        <w:t xml:space="preserve">in many areas </w:t>
      </w:r>
      <w:r w:rsidR="000E471B">
        <w:t>with low BMI</w:t>
      </w:r>
      <w:r>
        <w:t xml:space="preserve"> –</w:t>
      </w:r>
      <w:r w:rsidR="008F72D7">
        <w:t xml:space="preserve"> </w:t>
      </w:r>
      <w:r>
        <w:t xml:space="preserve">much of Europe, China, India, and Brazil - </w:t>
      </w:r>
      <w:r w:rsidR="001B3042">
        <w:t xml:space="preserve">reported </w:t>
      </w:r>
      <w:r>
        <w:t xml:space="preserve">BII </w:t>
      </w:r>
      <w:r w:rsidR="001B3042">
        <w:t xml:space="preserve">values </w:t>
      </w:r>
      <w:r w:rsidR="00F90B24">
        <w:t>are</w:t>
      </w:r>
      <w:r w:rsidR="001B3042">
        <w:t xml:space="preserve"> </w:t>
      </w:r>
      <w:r>
        <w:t>high (red)</w:t>
      </w:r>
      <w:r w:rsidR="00185EE0">
        <w:t>, suggesting that d</w:t>
      </w:r>
      <w:r w:rsidR="001B3042">
        <w:t>espite the removal</w:t>
      </w:r>
      <w:r>
        <w:t xml:space="preserve"> </w:t>
      </w:r>
      <w:r w:rsidR="001B3042">
        <w:t>of most</w:t>
      </w:r>
      <w:r>
        <w:t xml:space="preserve"> primary vegetation</w:t>
      </w:r>
      <w:r w:rsidR="00791E4C">
        <w:t>, population reductions have been far less severe</w:t>
      </w:r>
      <w:r>
        <w:t xml:space="preserve">. The BII and BMI concur (grey) </w:t>
      </w:r>
      <w:r w:rsidR="00791E4C">
        <w:t xml:space="preserve">across </w:t>
      </w:r>
      <w:r>
        <w:t xml:space="preserve">less than half the </w:t>
      </w:r>
      <w:r w:rsidR="00F81DEF">
        <w:t xml:space="preserve">global </w:t>
      </w:r>
      <w:r>
        <w:t>land surface, mostly in taiga and tundra</w:t>
      </w:r>
      <w:r w:rsidR="00F81DEF">
        <w:t>,</w:t>
      </w:r>
      <w:r>
        <w:t xml:space="preserve"> </w:t>
      </w:r>
      <w:r w:rsidR="008F72D7">
        <w:t>Amazonia and the Congo</w:t>
      </w:r>
      <w:r>
        <w:t xml:space="preserve">. </w:t>
      </w:r>
      <w:r w:rsidR="00B56F86">
        <w:t>C</w:t>
      </w:r>
      <w:r>
        <w:t>ompari</w:t>
      </w:r>
      <w:r w:rsidR="00B56F86">
        <w:t>ng</w:t>
      </w:r>
      <w:r>
        <w:t xml:space="preserve"> the BII with the Human Footprint (HF [</w:t>
      </w:r>
      <w:ins w:id="6" w:author="Philip Martin" w:date="2019-02-16T15:51:00Z">
        <w:r w:rsidR="009C058F">
          <w:t>6</w:t>
        </w:r>
      </w:ins>
      <w:del w:id="7" w:author="Philip Martin" w:date="2019-02-16T15:51:00Z">
        <w:r w:rsidR="00DD5103" w:rsidDel="009C058F">
          <w:delText>5</w:delText>
        </w:r>
      </w:del>
      <w:r>
        <w:t xml:space="preserve">]), a composite measure of </w:t>
      </w:r>
      <w:r w:rsidR="00B56F86">
        <w:t xml:space="preserve">anthropogenic </w:t>
      </w:r>
      <w:r>
        <w:t xml:space="preserve">pressure on natural ecosystems, confirms the impression of BII values being unusual:  BMI values </w:t>
      </w:r>
      <w:r w:rsidR="008F72D7">
        <w:t>decline as</w:t>
      </w:r>
      <w:r w:rsidR="00DC7287">
        <w:t xml:space="preserve"> expected as</w:t>
      </w:r>
      <w:r>
        <w:t xml:space="preserve"> HF scores</w:t>
      </w:r>
      <w:r w:rsidR="008F72D7">
        <w:t xml:space="preserve"> increase</w:t>
      </w:r>
      <w:r>
        <w:t>,</w:t>
      </w:r>
      <w:r w:rsidR="008F72D7">
        <w:t xml:space="preserve"> but</w:t>
      </w:r>
      <w:r>
        <w:t xml:space="preserve"> BII </w:t>
      </w:r>
      <w:r w:rsidR="00B56F86">
        <w:t>score</w:t>
      </w:r>
      <w:r w:rsidR="00185EE0">
        <w:t>s</w:t>
      </w:r>
      <w:r w:rsidR="00B56F86">
        <w:t xml:space="preserve"> do not </w:t>
      </w:r>
      <w:r w:rsidR="00E35662">
        <w:t xml:space="preserve">(Fig. </w:t>
      </w:r>
      <w:commentRangeStart w:id="8"/>
      <w:commentRangeStart w:id="9"/>
      <w:r w:rsidR="00791E4C">
        <w:t>1b</w:t>
      </w:r>
      <w:proofErr w:type="gramStart"/>
      <w:r w:rsidR="00791E4C">
        <w:t>,c</w:t>
      </w:r>
      <w:commentRangeEnd w:id="8"/>
      <w:proofErr w:type="gramEnd"/>
      <w:r w:rsidR="00791E4C">
        <w:rPr>
          <w:rStyle w:val="CommentReference"/>
        </w:rPr>
        <w:commentReference w:id="8"/>
      </w:r>
      <w:commentRangeEnd w:id="9"/>
      <w:r w:rsidR="00ED40D2">
        <w:rPr>
          <w:rStyle w:val="CommentReference"/>
        </w:rPr>
        <w:commentReference w:id="9"/>
      </w:r>
      <w:commentRangeStart w:id="10"/>
      <w:commentRangeEnd w:id="10"/>
      <w:r w:rsidR="00D14840">
        <w:rPr>
          <w:rStyle w:val="CommentReference"/>
        </w:rPr>
        <w:commentReference w:id="10"/>
      </w:r>
      <w:r w:rsidR="00E35662">
        <w:t>)</w:t>
      </w:r>
      <w:r>
        <w:t>.</w:t>
      </w:r>
    </w:p>
    <w:p w14:paraId="1BDB0BAE" w14:textId="5515F3C5" w:rsidR="00AB5192" w:rsidRDefault="00AB5192" w:rsidP="00AB5192">
      <w:pPr>
        <w:spacing w:after="0"/>
        <w:ind w:firstLine="720"/>
        <w:jc w:val="both"/>
      </w:pPr>
      <w:r>
        <w:t>The mismatch between BII and BMI values is most striking in global biodiversity hotspots (</w:t>
      </w:r>
      <w:r w:rsidR="00F776CB">
        <w:t xml:space="preserve">priority </w:t>
      </w:r>
      <w:r>
        <w:t xml:space="preserve">areas of exceptional endemism which have lost </w:t>
      </w:r>
      <w:r w:rsidR="00185EE0">
        <w:rPr>
          <w:rFonts w:cstheme="minorHAnsi"/>
        </w:rPr>
        <w:t>≥</w:t>
      </w:r>
      <w:r>
        <w:t>70% of their primary vegetation [</w:t>
      </w:r>
      <w:ins w:id="11" w:author="Philip Martin" w:date="2019-02-16T15:51:00Z">
        <w:r w:rsidR="009C058F">
          <w:t>7</w:t>
        </w:r>
      </w:ins>
      <w:del w:id="12" w:author="Philip Martin" w:date="2019-02-16T15:51:00Z">
        <w:r w:rsidR="00DD5103" w:rsidDel="009C058F">
          <w:delText>6</w:delText>
        </w:r>
      </w:del>
      <w:r>
        <w:t>]; red in Fig. 1</w:t>
      </w:r>
      <w:r w:rsidR="00002395">
        <w:t>d</w:t>
      </w:r>
      <w:r>
        <w:t xml:space="preserve">). As expected, </w:t>
      </w:r>
      <w:r w:rsidR="00F776CB">
        <w:t>hotspots</w:t>
      </w:r>
      <w:r>
        <w:t xml:space="preserve"> </w:t>
      </w:r>
      <w:r w:rsidR="00E35662">
        <w:t>typically</w:t>
      </w:r>
      <w:r w:rsidR="00324658">
        <w:t xml:space="preserve"> have</w:t>
      </w:r>
      <w:r>
        <w:t xml:space="preserve"> </w:t>
      </w:r>
      <w:r w:rsidR="001F02A8">
        <w:t>low</w:t>
      </w:r>
      <w:r w:rsidR="00324658">
        <w:t xml:space="preserve"> BMI scores</w:t>
      </w:r>
      <w:r w:rsidR="008F72D7">
        <w:t xml:space="preserve">. </w:t>
      </w:r>
      <w:del w:id="13" w:author="Philip Martin [2]" w:date="2019-02-18T11:44:00Z">
        <w:r w:rsidR="00F776CB" w:rsidDel="00004176">
          <w:delText>Bizarrely</w:delText>
        </w:r>
      </w:del>
      <w:ins w:id="14" w:author="Philip Martin [2]" w:date="2019-02-18T11:44:00Z">
        <w:r w:rsidR="00004176">
          <w:t>Curiously</w:t>
        </w:r>
      </w:ins>
      <w:r w:rsidR="00F776CB">
        <w:t>, though,</w:t>
      </w:r>
      <w:r>
        <w:t xml:space="preserve"> the BII</w:t>
      </w:r>
      <w:r w:rsidR="00E35662">
        <w:t xml:space="preserve"> suggests</w:t>
      </w:r>
      <w:r>
        <w:t xml:space="preserve"> </w:t>
      </w:r>
      <w:r w:rsidR="00F776CB">
        <w:t xml:space="preserve">their </w:t>
      </w:r>
      <w:r>
        <w:t>biodiversity</w:t>
      </w:r>
      <w:r w:rsidR="00324658">
        <w:t xml:space="preserve"> </w:t>
      </w:r>
      <w:r>
        <w:t xml:space="preserve">is apparently </w:t>
      </w:r>
      <w:r w:rsidR="00324658">
        <w:t xml:space="preserve">more intact </w:t>
      </w:r>
      <w:r w:rsidR="001F02A8">
        <w:t>than elsewhere</w:t>
      </w:r>
      <w:r>
        <w:t xml:space="preserve">. For example, in the </w:t>
      </w:r>
      <w:proofErr w:type="spellStart"/>
      <w:r>
        <w:t>Sundaland</w:t>
      </w:r>
      <w:proofErr w:type="spellEnd"/>
      <w:r>
        <w:t>, Indo-Burma, Philippines</w:t>
      </w:r>
      <w:r w:rsidR="0040194E">
        <w:t>,</w:t>
      </w:r>
      <w:r>
        <w:t xml:space="preserve"> and Madagascar hotspots, wh</w:t>
      </w:r>
      <w:r w:rsidR="00E35662">
        <w:t>il</w:t>
      </w:r>
      <w:r>
        <w:t xml:space="preserve">e the BMI confirms substantial </w:t>
      </w:r>
      <w:r w:rsidR="00E35662">
        <w:t xml:space="preserve">loss </w:t>
      </w:r>
      <w:r>
        <w:t>of primary vegetation</w:t>
      </w:r>
      <w:r w:rsidR="00F776CB">
        <w:t>,</w:t>
      </w:r>
      <w:r>
        <w:t xml:space="preserve"> the BII </w:t>
      </w:r>
      <w:r w:rsidR="00F776CB">
        <w:t xml:space="preserve">estimates </w:t>
      </w:r>
      <w:r>
        <w:t xml:space="preserve">native species populations have on average declined by &lt;10% [2]. Indeed, </w:t>
      </w:r>
      <w:r w:rsidR="00E35662">
        <w:t xml:space="preserve">across </w:t>
      </w:r>
      <w:r>
        <w:t>the 32</w:t>
      </w:r>
      <w:r w:rsidR="00E35662">
        <w:t xml:space="preserve"> </w:t>
      </w:r>
      <w:r>
        <w:t>hotspots for which we have</w:t>
      </w:r>
      <w:r w:rsidR="00E35662">
        <w:t xml:space="preserve"> both BII and BMI </w:t>
      </w:r>
      <w:r>
        <w:t xml:space="preserve">data, mean BII </w:t>
      </w:r>
      <w:r w:rsidR="008F72D7">
        <w:t>and BMI scores</w:t>
      </w:r>
      <w:r>
        <w:t xml:space="preserve"> </w:t>
      </w:r>
      <w:r w:rsidR="008F72D7">
        <w:t>were</w:t>
      </w:r>
      <w:r>
        <w:t xml:space="preserve"> </w:t>
      </w:r>
      <w:r>
        <w:lastRenderedPageBreak/>
        <w:t>negatively correlated (</w:t>
      </w:r>
      <w:proofErr w:type="spellStart"/>
      <w:r w:rsidRPr="00895521">
        <w:rPr>
          <w:i/>
        </w:rPr>
        <w:t>r</w:t>
      </w:r>
      <w:r w:rsidRPr="00895521">
        <w:rPr>
          <w:i/>
          <w:vertAlign w:val="subscript"/>
        </w:rPr>
        <w:t>S</w:t>
      </w:r>
      <w:proofErr w:type="spellEnd"/>
      <w:r>
        <w:t xml:space="preserve"> = -0.595, </w:t>
      </w:r>
      <w:r w:rsidRPr="00895521">
        <w:rPr>
          <w:i/>
        </w:rPr>
        <w:t>P</w:t>
      </w:r>
      <w:r>
        <w:t xml:space="preserve">= 0.0003): hotspots with less </w:t>
      </w:r>
      <w:ins w:id="15" w:author="reg29" w:date="2019-02-13T13:40:00Z">
        <w:r w:rsidR="00D14840">
          <w:t xml:space="preserve">intact </w:t>
        </w:r>
      </w:ins>
      <w:ins w:id="16" w:author="Philip Martin [2]" w:date="2019-02-18T11:45:00Z">
        <w:r w:rsidR="00004176">
          <w:t xml:space="preserve">plant </w:t>
        </w:r>
      </w:ins>
      <w:r>
        <w:t>biomass have higher BII scores.</w:t>
      </w:r>
    </w:p>
    <w:p w14:paraId="3D5BD19A" w14:textId="23ED8B7E" w:rsidR="0075632F" w:rsidRDefault="00AB5192" w:rsidP="00A27511">
      <w:pPr>
        <w:spacing w:after="0"/>
        <w:ind w:firstLine="720"/>
        <w:jc w:val="both"/>
      </w:pPr>
      <w:r>
        <w:t xml:space="preserve">We do not understand these patterns, and are concerned that uncritical acceptance of the BII will lead to unjustified complacency about the </w:t>
      </w:r>
      <w:r w:rsidR="00E35662">
        <w:t xml:space="preserve">state </w:t>
      </w:r>
      <w:r>
        <w:t>of wild nature. According to Newbold et al.</w:t>
      </w:r>
      <w:r w:rsidR="001F02A8">
        <w:t>,</w:t>
      </w:r>
      <w:r>
        <w:t xml:space="preserve"> on average the terrestrial BII stands at almost 85% [2] – in striking contrast to </w:t>
      </w:r>
      <w:r w:rsidR="00F776CB">
        <w:t>evidence</w:t>
      </w:r>
      <w:r>
        <w:t xml:space="preserve"> that </w:t>
      </w:r>
      <w:r w:rsidR="00F776CB">
        <w:t>terrestrial biomass is</w:t>
      </w:r>
      <w:r>
        <w:t xml:space="preserve"> only </w:t>
      </w:r>
      <w:r w:rsidR="00DC7287">
        <w:t xml:space="preserve">half </w:t>
      </w:r>
      <w:r w:rsidR="00F776CB">
        <w:t>w</w:t>
      </w:r>
      <w:r>
        <w:t>hat it would in the absence of human land use [</w:t>
      </w:r>
      <w:r w:rsidR="00DD5103">
        <w:t>4</w:t>
      </w:r>
      <w:r>
        <w:t>]. We are sceptical that biodiversity is really as secure as the</w:t>
      </w:r>
      <w:r w:rsidR="00791E4C">
        <w:t xml:space="preserve"> current</w:t>
      </w:r>
      <w:r>
        <w:t xml:space="preserve"> BII </w:t>
      </w:r>
      <w:r w:rsidR="00791E4C">
        <w:t>indicates. To be credible, revised BII estimates should, we suggest, exhibit plausible co-variation with metrics such as BMI, HF and others; should generally be far lower in hotspots, cities and other foci of habitat conversion than elsewhere; should</w:t>
      </w:r>
      <w:r w:rsidR="003246F2">
        <w:t xml:space="preserve">, when </w:t>
      </w:r>
      <w:r w:rsidR="00925022">
        <w:t>aggregated to</w:t>
      </w:r>
      <w:r w:rsidR="003246F2">
        <w:t xml:space="preserve"> global level,</w:t>
      </w:r>
      <w:r w:rsidR="00791E4C">
        <w:t xml:space="preserve"> show reasonable alignment with </w:t>
      </w:r>
      <w:r w:rsidR="00925022">
        <w:t>global estimates</w:t>
      </w:r>
      <w:r w:rsidR="00791E4C">
        <w:t xml:space="preserve"> of habitat, biomass and population </w:t>
      </w:r>
      <w:r w:rsidR="00925022">
        <w:t>change</w:t>
      </w:r>
      <w:r w:rsidR="00791E4C">
        <w:t xml:space="preserve">; and should be relatively robust to the incorporation of significant uncertainties in land use. </w:t>
      </w:r>
      <w:commentRangeStart w:id="17"/>
      <w:r w:rsidR="00925022">
        <w:t xml:space="preserve">Last, revised values </w:t>
      </w:r>
      <w:ins w:id="18" w:author="Philip Martin" w:date="2019-02-16T20:41:00Z">
        <w:r w:rsidR="00630946">
          <w:t xml:space="preserve">should be </w:t>
        </w:r>
      </w:ins>
      <w:ins w:id="19" w:author="Philip Martin" w:date="2019-02-16T20:34:00Z">
        <w:r w:rsidR="001C58F9">
          <w:t>‘ground-</w:t>
        </w:r>
        <w:proofErr w:type="spellStart"/>
        <w:r w:rsidR="001C58F9">
          <w:t>truthed</w:t>
        </w:r>
        <w:proofErr w:type="spellEnd"/>
        <w:r w:rsidR="001C58F9">
          <w:t xml:space="preserve">’ in </w:t>
        </w:r>
      </w:ins>
      <w:ins w:id="20" w:author="Philip Martin" w:date="2019-02-16T20:35:00Z">
        <w:r w:rsidR="001C58F9">
          <w:t xml:space="preserve">a similar way to remote sensing data, </w:t>
        </w:r>
      </w:ins>
      <w:del w:id="21" w:author="Philip Martin" w:date="2019-02-16T20:35:00Z">
        <w:r w:rsidR="00925022" w:rsidDel="001C58F9">
          <w:delText>should be checked</w:delText>
        </w:r>
        <w:r w:rsidR="00D52A72" w:rsidDel="001C58F9">
          <w:delText xml:space="preserve"> </w:delText>
        </w:r>
      </w:del>
      <w:r w:rsidR="00D52A72">
        <w:t xml:space="preserve">by comparing </w:t>
      </w:r>
      <w:r w:rsidR="00925022">
        <w:t>them</w:t>
      </w:r>
      <w:r w:rsidR="00D52A72">
        <w:t xml:space="preserve"> with detailed new survey data</w:t>
      </w:r>
      <w:r w:rsidR="00CB2EBD">
        <w:t xml:space="preserve"> of </w:t>
      </w:r>
      <w:del w:id="22" w:author="Philip Martin" w:date="2019-02-16T20:42:00Z">
        <w:r w:rsidR="00CB2EBD" w:rsidDel="00630946">
          <w:delText xml:space="preserve">populations of native species </w:delText>
        </w:r>
      </w:del>
      <w:del w:id="23" w:author="Philip Martin" w:date="2019-02-16T20:43:00Z">
        <w:r w:rsidR="00CB2EBD" w:rsidDel="00630946">
          <w:delText xml:space="preserve">of </w:delText>
        </w:r>
      </w:del>
      <w:r w:rsidR="00CB2EBD">
        <w:t>several taxa</w:t>
      </w:r>
      <w:r w:rsidR="00D52A72">
        <w:t xml:space="preserve"> at a stratified random sample of sites. </w:t>
      </w:r>
      <w:del w:id="24" w:author="Philip Martin" w:date="2019-02-16T20:31:00Z">
        <w:r w:rsidR="00D52A72" w:rsidDel="001C58F9">
          <w:delText xml:space="preserve"> </w:delText>
        </w:r>
      </w:del>
      <w:commentRangeEnd w:id="17"/>
      <w:r w:rsidR="00564050">
        <w:rPr>
          <w:rStyle w:val="CommentReference"/>
        </w:rPr>
        <w:commentReference w:id="17"/>
      </w:r>
      <w:r w:rsidR="00791E4C">
        <w:t xml:space="preserve">Without such rigorous </w:t>
      </w:r>
      <w:r w:rsidR="00D52A72">
        <w:t xml:space="preserve">validation and </w:t>
      </w:r>
      <w:r w:rsidR="00791E4C">
        <w:t xml:space="preserve">testing we believe it would be unwise to use </w:t>
      </w:r>
      <w:r w:rsidR="00E35662">
        <w:t xml:space="preserve">the BII </w:t>
      </w:r>
      <w:del w:id="26" w:author="Philip Martin" w:date="2019-02-16T20:32:00Z">
        <w:r w:rsidR="00F776CB" w:rsidDel="001C58F9">
          <w:delText xml:space="preserve">is used </w:delText>
        </w:r>
      </w:del>
      <w:r w:rsidR="00E35662">
        <w:t>to guide conservation policy</w:t>
      </w:r>
      <w:r>
        <w:t>.</w:t>
      </w:r>
    </w:p>
    <w:p w14:paraId="0684CE0D" w14:textId="77777777" w:rsidR="00DD5103" w:rsidRDefault="00DD5103" w:rsidP="00AB5192">
      <w:pPr>
        <w:spacing w:after="0"/>
        <w:ind w:firstLine="720"/>
        <w:jc w:val="both"/>
      </w:pPr>
    </w:p>
    <w:p w14:paraId="2FE178AE" w14:textId="77777777" w:rsidR="0075632F" w:rsidRPr="00A27511" w:rsidRDefault="00BD612A" w:rsidP="00A27511">
      <w:pPr>
        <w:spacing w:after="0"/>
        <w:ind w:left="567" w:hanging="567"/>
        <w:jc w:val="both"/>
        <w:rPr>
          <w:b/>
          <w:sz w:val="24"/>
          <w:szCs w:val="24"/>
        </w:rPr>
      </w:pPr>
      <w:r w:rsidRPr="00A27511">
        <w:rPr>
          <w:b/>
          <w:sz w:val="24"/>
          <w:szCs w:val="24"/>
        </w:rPr>
        <w:t>References</w:t>
      </w:r>
    </w:p>
    <w:p w14:paraId="77DF6846" w14:textId="77777777" w:rsidR="0075632F" w:rsidRDefault="00076BB8" w:rsidP="00A27511">
      <w:pPr>
        <w:pStyle w:val="ListParagraph"/>
        <w:numPr>
          <w:ilvl w:val="0"/>
          <w:numId w:val="1"/>
        </w:numPr>
        <w:ind w:left="426"/>
        <w:jc w:val="both"/>
      </w:pPr>
      <w:r>
        <w:t xml:space="preserve">Scholes, R.J. </w:t>
      </w:r>
      <w:r w:rsidR="00301EE1">
        <w:t>&amp;</w:t>
      </w:r>
      <w:r>
        <w:t xml:space="preserve"> Biggs, R. </w:t>
      </w:r>
      <w:r w:rsidR="00BD612A" w:rsidRPr="00A27511">
        <w:rPr>
          <w:i/>
        </w:rPr>
        <w:t>Nature</w:t>
      </w:r>
      <w:r>
        <w:t xml:space="preserve"> </w:t>
      </w:r>
      <w:r w:rsidR="00BD612A" w:rsidRPr="00A27511">
        <w:rPr>
          <w:b/>
        </w:rPr>
        <w:t>434,</w:t>
      </w:r>
      <w:r>
        <w:t xml:space="preserve"> 45 – 49</w:t>
      </w:r>
      <w:r w:rsidR="00301EE1">
        <w:t xml:space="preserve"> (2005). </w:t>
      </w:r>
    </w:p>
    <w:p w14:paraId="50B0470E" w14:textId="77777777" w:rsidR="0075632F" w:rsidRDefault="00076BB8" w:rsidP="00A27511">
      <w:pPr>
        <w:pStyle w:val="ListParagraph"/>
        <w:numPr>
          <w:ilvl w:val="0"/>
          <w:numId w:val="1"/>
        </w:numPr>
        <w:ind w:left="426"/>
        <w:jc w:val="both"/>
      </w:pPr>
      <w:r w:rsidRPr="00D46DE1">
        <w:t>Newbold</w:t>
      </w:r>
      <w:r>
        <w:t>,</w:t>
      </w:r>
      <w:r w:rsidRPr="00D46DE1">
        <w:t xml:space="preserve"> T</w:t>
      </w:r>
      <w:r>
        <w:t>.</w:t>
      </w:r>
      <w:r w:rsidRPr="00D46DE1">
        <w:t xml:space="preserve"> </w:t>
      </w:r>
      <w:r>
        <w:t>et al.</w:t>
      </w:r>
      <w:r w:rsidRPr="00D46DE1">
        <w:t xml:space="preserve"> </w:t>
      </w:r>
      <w:r w:rsidR="00BD612A" w:rsidRPr="00A27511">
        <w:rPr>
          <w:i/>
        </w:rPr>
        <w:t>Science</w:t>
      </w:r>
      <w:r w:rsidRPr="00D46DE1">
        <w:t xml:space="preserve"> </w:t>
      </w:r>
      <w:r w:rsidR="00BD612A" w:rsidRPr="00A27511">
        <w:rPr>
          <w:b/>
        </w:rPr>
        <w:t>353,</w:t>
      </w:r>
      <w:r w:rsidR="00301EE1">
        <w:t xml:space="preserve"> </w:t>
      </w:r>
      <w:r w:rsidRPr="00D46DE1">
        <w:t>288–291</w:t>
      </w:r>
      <w:r w:rsidR="00301EE1">
        <w:t xml:space="preserve"> </w:t>
      </w:r>
      <w:r w:rsidR="00301EE1" w:rsidRPr="00D46DE1">
        <w:t>(2016).</w:t>
      </w:r>
    </w:p>
    <w:p w14:paraId="15A2C738" w14:textId="77777777" w:rsidR="0075632F" w:rsidRDefault="00076BB8" w:rsidP="00A27511">
      <w:pPr>
        <w:pStyle w:val="ListParagraph"/>
        <w:numPr>
          <w:ilvl w:val="0"/>
          <w:numId w:val="1"/>
        </w:numPr>
        <w:ind w:left="426"/>
        <w:jc w:val="both"/>
      </w:pPr>
      <w:r>
        <w:t xml:space="preserve">Purvis, A., De Palma, A. </w:t>
      </w:r>
      <w:r w:rsidR="00301EE1">
        <w:t>&amp;</w:t>
      </w:r>
      <w:r>
        <w:t xml:space="preserve"> Newbold, T. </w:t>
      </w:r>
      <w:r w:rsidR="00301EE1">
        <w:t>i</w:t>
      </w:r>
      <w:r>
        <w:t xml:space="preserve">n </w:t>
      </w:r>
      <w:r w:rsidR="00BD612A" w:rsidRPr="00A27511">
        <w:rPr>
          <w:i/>
        </w:rPr>
        <w:t>State of Nature 2016</w:t>
      </w:r>
      <w:r w:rsidR="00301EE1">
        <w:rPr>
          <w:i/>
        </w:rPr>
        <w:t xml:space="preserve"> </w:t>
      </w:r>
      <w:r w:rsidR="00301EE1">
        <w:t xml:space="preserve">(eds </w:t>
      </w:r>
      <w:r>
        <w:t>Hayhow, D.B</w:t>
      </w:r>
      <w:r w:rsidR="00301EE1">
        <w:t xml:space="preserve">. </w:t>
      </w:r>
      <w:r>
        <w:t>et al.</w:t>
      </w:r>
      <w:r w:rsidR="00301EE1">
        <w:t xml:space="preserve">) 70-71 </w:t>
      </w:r>
      <w:r>
        <w:t>(</w:t>
      </w:r>
      <w:r w:rsidR="00301EE1">
        <w:t>The State of Nature P</w:t>
      </w:r>
      <w:r>
        <w:t>artnership</w:t>
      </w:r>
      <w:r w:rsidR="000C2FA9">
        <w:t>, London, 2016</w:t>
      </w:r>
      <w:r w:rsidR="00301EE1">
        <w:t>)</w:t>
      </w:r>
      <w:r>
        <w:t>.</w:t>
      </w:r>
    </w:p>
    <w:p w14:paraId="20C16EBC" w14:textId="22F0D524" w:rsidR="0075632F" w:rsidRDefault="00076BB8" w:rsidP="00A27511">
      <w:pPr>
        <w:pStyle w:val="ListParagraph"/>
        <w:numPr>
          <w:ilvl w:val="0"/>
          <w:numId w:val="1"/>
        </w:numPr>
        <w:ind w:left="426"/>
        <w:jc w:val="both"/>
        <w:rPr>
          <w:ins w:id="27" w:author="Philip Martin" w:date="2019-02-16T15:48:00Z"/>
        </w:rPr>
      </w:pPr>
      <w:proofErr w:type="spellStart"/>
      <w:r>
        <w:t>Erb</w:t>
      </w:r>
      <w:proofErr w:type="spellEnd"/>
      <w:r>
        <w:t>, K.-H.</w:t>
      </w:r>
      <w:r w:rsidR="000C2FA9">
        <w:t xml:space="preserve"> </w:t>
      </w:r>
      <w:r>
        <w:t xml:space="preserve">et al. </w:t>
      </w:r>
      <w:r w:rsidR="00BD612A" w:rsidRPr="00A27511">
        <w:rPr>
          <w:i/>
        </w:rPr>
        <w:t>Nature</w:t>
      </w:r>
      <w:r>
        <w:t xml:space="preserve"> </w:t>
      </w:r>
      <w:r w:rsidR="00BD612A" w:rsidRPr="00A27511">
        <w:rPr>
          <w:b/>
        </w:rPr>
        <w:t>553,</w:t>
      </w:r>
      <w:r>
        <w:t xml:space="preserve"> 73-76</w:t>
      </w:r>
      <w:r w:rsidR="000C2FA9">
        <w:t xml:space="preserve"> (2018)</w:t>
      </w:r>
      <w:r>
        <w:t>.</w:t>
      </w:r>
    </w:p>
    <w:p w14:paraId="0C2D8612" w14:textId="4A044600" w:rsidR="009C058F" w:rsidRDefault="009C058F" w:rsidP="00A27511">
      <w:pPr>
        <w:pStyle w:val="ListParagraph"/>
        <w:numPr>
          <w:ilvl w:val="0"/>
          <w:numId w:val="1"/>
        </w:numPr>
        <w:ind w:left="426"/>
        <w:jc w:val="both"/>
      </w:pPr>
      <w:ins w:id="28" w:author="Philip Martin" w:date="2019-02-16T15:49:00Z">
        <w:r>
          <w:t xml:space="preserve">Lennox, G. D. </w:t>
        </w:r>
        <w:r>
          <w:rPr>
            <w:i/>
            <w:iCs/>
          </w:rPr>
          <w:t>et al.</w:t>
        </w:r>
        <w:r>
          <w:t xml:space="preserve"> </w:t>
        </w:r>
        <w:r>
          <w:rPr>
            <w:i/>
            <w:iCs/>
          </w:rPr>
          <w:t>Glob. Chang. Biol.</w:t>
        </w:r>
        <w:r>
          <w:t xml:space="preserve"> </w:t>
        </w:r>
        <w:r>
          <w:rPr>
            <w:b/>
            <w:bCs/>
          </w:rPr>
          <w:t>24</w:t>
        </w:r>
        <w:r>
          <w:t>, 5680–5694 (2018).</w:t>
        </w:r>
      </w:ins>
    </w:p>
    <w:p w14:paraId="37C1EF66" w14:textId="77777777" w:rsidR="0075632F" w:rsidRDefault="00076BB8" w:rsidP="00A27511">
      <w:pPr>
        <w:pStyle w:val="ListParagraph"/>
        <w:numPr>
          <w:ilvl w:val="0"/>
          <w:numId w:val="1"/>
        </w:numPr>
        <w:ind w:left="426"/>
        <w:jc w:val="both"/>
      </w:pPr>
      <w:r>
        <w:t>Venter, O.</w:t>
      </w:r>
      <w:r w:rsidR="000C2FA9">
        <w:t xml:space="preserve"> et al. </w:t>
      </w:r>
      <w:r w:rsidR="00BD612A" w:rsidRPr="00A27511">
        <w:rPr>
          <w:i/>
        </w:rPr>
        <w:t>Nat. Comms</w:t>
      </w:r>
      <w:r>
        <w:t xml:space="preserve"> </w:t>
      </w:r>
      <w:r w:rsidR="00BD612A" w:rsidRPr="00A27511">
        <w:rPr>
          <w:b/>
        </w:rPr>
        <w:t>7,</w:t>
      </w:r>
      <w:r>
        <w:t xml:space="preserve"> 12558</w:t>
      </w:r>
      <w:r w:rsidR="000C2FA9">
        <w:t xml:space="preserve"> (2015)</w:t>
      </w:r>
      <w:r>
        <w:t>.</w:t>
      </w:r>
    </w:p>
    <w:p w14:paraId="2609F260" w14:textId="77777777" w:rsidR="0075632F" w:rsidRDefault="00076BB8" w:rsidP="00A27511">
      <w:pPr>
        <w:pStyle w:val="ListParagraph"/>
        <w:numPr>
          <w:ilvl w:val="0"/>
          <w:numId w:val="1"/>
        </w:numPr>
        <w:ind w:left="426"/>
        <w:jc w:val="both"/>
      </w:pPr>
      <w:r>
        <w:t xml:space="preserve">Myers, N., Mittermeier, R.A., Mittermeier, C.G., da Fonseca, G.A.B. </w:t>
      </w:r>
      <w:r w:rsidR="000C2FA9">
        <w:t>&amp;</w:t>
      </w:r>
      <w:r>
        <w:t xml:space="preserve"> Kent, J</w:t>
      </w:r>
      <w:r w:rsidR="00BD612A" w:rsidRPr="00A27511">
        <w:rPr>
          <w:i/>
        </w:rPr>
        <w:t>. Natur</w:t>
      </w:r>
      <w:r w:rsidR="00BD612A" w:rsidRPr="00A27511">
        <w:rPr>
          <w:b/>
          <w:i/>
        </w:rPr>
        <w:t>e</w:t>
      </w:r>
      <w:r w:rsidR="00BD612A" w:rsidRPr="00A27511">
        <w:rPr>
          <w:b/>
        </w:rPr>
        <w:t xml:space="preserve"> 403,</w:t>
      </w:r>
      <w:r>
        <w:t xml:space="preserve"> 853-858</w:t>
      </w:r>
      <w:r w:rsidR="000C2FA9">
        <w:t xml:space="preserve"> (2000). </w:t>
      </w:r>
    </w:p>
    <w:p w14:paraId="66A409F1" w14:textId="77777777" w:rsidR="0075632F" w:rsidRDefault="00002395" w:rsidP="00A27511">
      <w:pPr>
        <w:pStyle w:val="ListParagraph"/>
        <w:numPr>
          <w:ilvl w:val="0"/>
          <w:numId w:val="1"/>
        </w:numPr>
        <w:ind w:left="426"/>
        <w:jc w:val="both"/>
      </w:pPr>
      <w:r>
        <w:t>Olson, D.M.</w:t>
      </w:r>
      <w:r w:rsidRPr="00DB1158">
        <w:t xml:space="preserve"> et al.</w:t>
      </w:r>
      <w:r w:rsidR="00BD612A" w:rsidRPr="00A27511">
        <w:rPr>
          <w:i/>
        </w:rPr>
        <w:t xml:space="preserve"> </w:t>
      </w:r>
      <w:proofErr w:type="spellStart"/>
      <w:r w:rsidR="00BD612A" w:rsidRPr="00A27511">
        <w:rPr>
          <w:i/>
        </w:rPr>
        <w:t>BioScience</w:t>
      </w:r>
      <w:proofErr w:type="spellEnd"/>
      <w:r w:rsidR="00BD612A" w:rsidRPr="00A27511">
        <w:rPr>
          <w:b/>
        </w:rPr>
        <w:t xml:space="preserve"> 51,</w:t>
      </w:r>
      <w:r w:rsidRPr="00DB1158">
        <w:t xml:space="preserve"> 933-938</w:t>
      </w:r>
      <w:r>
        <w:t xml:space="preserve"> </w:t>
      </w:r>
      <w:r w:rsidRPr="00DB1158">
        <w:t>(2001).</w:t>
      </w:r>
    </w:p>
    <w:p w14:paraId="3E1E3DD0" w14:textId="30557E30" w:rsidR="00610A3C" w:rsidRDefault="003D4EA3" w:rsidP="00610A3C">
      <w:pPr>
        <w:spacing w:after="0"/>
        <w:rPr>
          <w:b/>
        </w:rPr>
      </w:pPr>
      <w:del w:id="29" w:author="Philip Martin" w:date="2019-02-16T00:33:00Z">
        <w:r w:rsidDel="003B1E61">
          <w:rPr>
            <w:b/>
            <w:noProof/>
            <w:lang w:eastAsia="en-GB"/>
          </w:rPr>
          <w:lastRenderedPageBreak/>
          <w:drawing>
            <wp:inline distT="0" distB="0" distL="0" distR="0" wp14:anchorId="61087D67" wp14:editId="5AD6B6D3">
              <wp:extent cx="5731510" cy="3821430"/>
              <wp:effectExtent l="0" t="0" r="0" b="0"/>
              <wp:docPr id="5" name="Picture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combined_plot_edit2.png"/>
                      <pic:cNvPicPr/>
                    </pic:nvPicPr>
                    <pic:blipFill>
                      <a:blip r:embed="rId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8214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2936378B" w14:textId="153755BA" w:rsidR="00610A3C" w:rsidRDefault="003B1E61" w:rsidP="00610A3C">
      <w:pPr>
        <w:spacing w:after="0"/>
        <w:rPr>
          <w:b/>
        </w:rPr>
      </w:pPr>
      <w:ins w:id="30" w:author="Philip Martin" w:date="2019-02-16T00:43:00Z">
        <w:r>
          <w:rPr>
            <w:b/>
            <w:noProof/>
            <w:lang w:eastAsia="en-GB"/>
          </w:rPr>
          <w:drawing>
            <wp:inline distT="0" distB="0" distL="0" distR="0" wp14:anchorId="06E0813D" wp14:editId="425AD14F">
              <wp:extent cx="5731510" cy="4055110"/>
              <wp:effectExtent l="0" t="0" r="2540" b="254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combined_plot_new_2.png"/>
                      <pic:cNvPicPr/>
                    </pic:nvPicPr>
                    <pic:blipFill>
                      <a:blip r:embed="rId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40551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FFDA750" w14:textId="2979D3A2" w:rsidR="0075632F" w:rsidRDefault="00532C7D" w:rsidP="00A27511">
      <w:pPr>
        <w:spacing w:after="0"/>
      </w:pPr>
      <w:r>
        <w:rPr>
          <w:b/>
        </w:rPr>
        <w:t>F</w:t>
      </w:r>
      <w:r w:rsidR="00610A3C">
        <w:rPr>
          <w:b/>
        </w:rPr>
        <w:t>i</w:t>
      </w:r>
      <w:r w:rsidR="00002395">
        <w:rPr>
          <w:b/>
        </w:rPr>
        <w:t>g</w:t>
      </w:r>
      <w:r w:rsidR="00610A3C">
        <w:rPr>
          <w:b/>
        </w:rPr>
        <w:t>.</w:t>
      </w:r>
      <w:r w:rsidR="00610A3C" w:rsidRPr="005756A2">
        <w:rPr>
          <w:b/>
        </w:rPr>
        <w:t xml:space="preserve"> 1</w:t>
      </w:r>
      <w:r w:rsidR="00610A3C">
        <w:rPr>
          <w:b/>
        </w:rPr>
        <w:t xml:space="preserve"> </w:t>
      </w:r>
      <w:r w:rsidR="00610A3C">
        <w:rPr>
          <w:rFonts w:cstheme="minorHAnsi"/>
          <w:b/>
        </w:rPr>
        <w:t>│</w:t>
      </w:r>
      <w:r w:rsidR="00610A3C" w:rsidRPr="005756A2">
        <w:rPr>
          <w:b/>
        </w:rPr>
        <w:t xml:space="preserve"> Global comparison of the Biodiversity Intactness Index </w:t>
      </w:r>
      <w:r>
        <w:rPr>
          <w:b/>
        </w:rPr>
        <w:t xml:space="preserve">with </w:t>
      </w:r>
      <w:commentRangeStart w:id="31"/>
      <w:commentRangeStart w:id="32"/>
      <w:r>
        <w:rPr>
          <w:b/>
        </w:rPr>
        <w:t>biomass intactness</w:t>
      </w:r>
      <w:r w:rsidR="00610A3C">
        <w:rPr>
          <w:b/>
        </w:rPr>
        <w:t xml:space="preserve"> </w:t>
      </w:r>
      <w:commentRangeEnd w:id="31"/>
      <w:r w:rsidR="00791E4C">
        <w:rPr>
          <w:rStyle w:val="CommentReference"/>
        </w:rPr>
        <w:commentReference w:id="31"/>
      </w:r>
      <w:commentRangeEnd w:id="32"/>
      <w:r w:rsidR="00ED40D2">
        <w:rPr>
          <w:rStyle w:val="CommentReference"/>
        </w:rPr>
        <w:commentReference w:id="32"/>
      </w:r>
      <w:r w:rsidR="00610A3C">
        <w:rPr>
          <w:b/>
        </w:rPr>
        <w:t xml:space="preserve">and </w:t>
      </w:r>
      <w:r w:rsidR="00002395">
        <w:rPr>
          <w:b/>
        </w:rPr>
        <w:t>w</w:t>
      </w:r>
      <w:r w:rsidR="00610A3C">
        <w:rPr>
          <w:b/>
        </w:rPr>
        <w:t>ith the Human Footprint index</w:t>
      </w:r>
      <w:r w:rsidR="00610A3C" w:rsidRPr="005756A2">
        <w:rPr>
          <w:b/>
        </w:rPr>
        <w:t>.</w:t>
      </w:r>
      <w:r w:rsidR="00610A3C">
        <w:rPr>
          <w:b/>
        </w:rPr>
        <w:t xml:space="preserve"> </w:t>
      </w:r>
      <w:r w:rsidR="00BD612A" w:rsidRPr="00A27511">
        <w:rPr>
          <w:b/>
        </w:rPr>
        <w:t>a,</w:t>
      </w:r>
      <w:r w:rsidR="00610A3C" w:rsidRPr="00B36DDD">
        <w:t xml:space="preserve"> Bivariate map of BII </w:t>
      </w:r>
      <w:r w:rsidR="00FC7AD2">
        <w:t>and biomass intactness (BMI).  Land a</w:t>
      </w:r>
      <w:r w:rsidR="00610A3C" w:rsidRPr="00B36DDD">
        <w:t>reas in white had no data available for one or both of the i</w:t>
      </w:r>
      <w:r w:rsidR="00610A3C" w:rsidRPr="005756A2">
        <w:t xml:space="preserve">ndices. </w:t>
      </w:r>
      <w:r w:rsidR="00BD612A" w:rsidRPr="00A27511">
        <w:rPr>
          <w:b/>
        </w:rPr>
        <w:t>b,</w:t>
      </w:r>
      <w:r w:rsidR="00002395">
        <w:rPr>
          <w:b/>
        </w:rPr>
        <w:t xml:space="preserve"> c,</w:t>
      </w:r>
      <w:r w:rsidR="00610A3C">
        <w:t xml:space="preserve"> Plots </w:t>
      </w:r>
      <w:r>
        <w:t xml:space="preserve">of </w:t>
      </w:r>
      <w:r w:rsidR="00610A3C">
        <w:t xml:space="preserve">BMI </w:t>
      </w:r>
      <w:r w:rsidR="003B1E61">
        <w:t xml:space="preserve">and BII </w:t>
      </w:r>
      <w:r w:rsidR="00610A3C">
        <w:t>against Human Footprint index [5]</w:t>
      </w:r>
      <w:r w:rsidR="00002395">
        <w:t xml:space="preserve">. </w:t>
      </w:r>
      <w:r w:rsidR="00002395">
        <w:rPr>
          <w:b/>
        </w:rPr>
        <w:t>d</w:t>
      </w:r>
      <w:r w:rsidR="00BD612A" w:rsidRPr="00A27511">
        <w:rPr>
          <w:b/>
        </w:rPr>
        <w:t>,</w:t>
      </w:r>
      <w:r w:rsidR="00002395">
        <w:t xml:space="preserve"> </w:t>
      </w:r>
      <w:r w:rsidR="00610A3C" w:rsidRPr="005756A2">
        <w:t xml:space="preserve">Plot of BII against BMI. </w:t>
      </w:r>
      <w:r w:rsidR="00002395">
        <w:t xml:space="preserve">In </w:t>
      </w:r>
      <w:r w:rsidR="00BD612A" w:rsidRPr="00A27511">
        <w:rPr>
          <w:b/>
        </w:rPr>
        <w:t>b</w:t>
      </w:r>
      <w:r w:rsidR="00002395">
        <w:t>-</w:t>
      </w:r>
      <w:r w:rsidR="00BD612A" w:rsidRPr="00A27511">
        <w:rPr>
          <w:b/>
        </w:rPr>
        <w:t>d</w:t>
      </w:r>
      <w:r w:rsidR="00002395">
        <w:t xml:space="preserve"> red circles represent mean scores for ecoregions </w:t>
      </w:r>
      <w:r w:rsidR="00002395">
        <w:lastRenderedPageBreak/>
        <w:t>[from ref. 7] with more than half their area inside a biodiversity hotspot</w:t>
      </w:r>
      <w:r>
        <w:t xml:space="preserve"> [6]</w:t>
      </w:r>
      <w:r w:rsidR="00002395">
        <w:t xml:space="preserve">; grey circles represent mean scores for other ecoregions. In </w:t>
      </w:r>
      <w:r w:rsidR="00002395">
        <w:rPr>
          <w:b/>
        </w:rPr>
        <w:t>d</w:t>
      </w:r>
      <w:r w:rsidR="00002395">
        <w:t xml:space="preserve"> t</w:t>
      </w:r>
      <w:r w:rsidR="00610A3C" w:rsidRPr="005756A2">
        <w:t>he squares and associated lines show medians and interquartile ranges</w:t>
      </w:r>
      <w:r w:rsidR="00002395">
        <w:t xml:space="preserve"> and t</w:t>
      </w:r>
      <w:r w:rsidR="00610A3C" w:rsidRPr="005756A2">
        <w:t>he diagonal line indicates equality of the two indices.</w:t>
      </w:r>
    </w:p>
    <w:sectPr w:rsidR="0075632F" w:rsidSect="009C058F">
      <w:pgSz w:w="11906" w:h="16838"/>
      <w:pgMar w:top="1440" w:right="1440" w:bottom="1440" w:left="1440" w:header="708" w:footer="708" w:gutter="0"/>
      <w:lnNumType w:countBy="1" w:restart="continuous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Andrew Balmford" w:date="2019-02-13T11:36:00Z" w:initials="AB">
    <w:p w14:paraId="634244CE" w14:textId="77777777" w:rsidR="00D52A72" w:rsidRDefault="00D52A72">
      <w:pPr>
        <w:pStyle w:val="CommentText"/>
      </w:pPr>
      <w:r>
        <w:rPr>
          <w:rStyle w:val="CommentReference"/>
        </w:rPr>
        <w:annotationRef/>
      </w:r>
      <w:r>
        <w:t>because we dropped “index” from the fig axis labels</w:t>
      </w:r>
    </w:p>
  </w:comment>
  <w:comment w:id="1" w:author="Andrew Balmford" w:date="2019-02-13T10:50:00Z" w:initials="AB">
    <w:p w14:paraId="005670F3" w14:textId="77777777" w:rsidR="00D52A72" w:rsidRDefault="00D52A72" w:rsidP="00791E4C">
      <w:pPr>
        <w:pStyle w:val="CommentText"/>
      </w:pPr>
      <w:r>
        <w:rPr>
          <w:rStyle w:val="CommentReference"/>
        </w:rPr>
        <w:annotationRef/>
      </w:r>
      <w:r>
        <w:t>as a nod to the referee’s first point</w:t>
      </w:r>
    </w:p>
  </w:comment>
  <w:comment w:id="2" w:author="Andrew Balmford" w:date="2019-02-16T12:35:00Z" w:initials="AB">
    <w:p w14:paraId="02C1D798" w14:textId="0137CE61" w:rsidR="00AF4FA1" w:rsidRDefault="00AF4FA1">
      <w:pPr>
        <w:pStyle w:val="CommentText"/>
      </w:pPr>
      <w:r>
        <w:rPr>
          <w:rStyle w:val="CommentReference"/>
        </w:rPr>
        <w:annotationRef/>
      </w:r>
      <w:r>
        <w:t>cite Lennox et al. if we’re allowed another paper</w:t>
      </w:r>
    </w:p>
  </w:comment>
  <w:comment w:id="4" w:author="Andrew Balmford" w:date="2019-02-16T12:36:00Z" w:initials="AB">
    <w:p w14:paraId="55090549" w14:textId="3D4B08CF" w:rsidR="00AF4FA1" w:rsidRDefault="00AF4FA1">
      <w:pPr>
        <w:pStyle w:val="CommentText"/>
      </w:pPr>
      <w:r>
        <w:rPr>
          <w:rStyle w:val="CommentReference"/>
        </w:rPr>
        <w:annotationRef/>
      </w:r>
      <w:r>
        <w:t>I would still argue this is the more general prediction, as I suspect non-biomass-related threats are very widespread, and the Lennox et al. result appears somewhat unusual</w:t>
      </w:r>
    </w:p>
  </w:comment>
  <w:comment w:id="5" w:author="Philip Martin" w:date="2019-02-16T20:46:00Z" w:initials="PM">
    <w:p w14:paraId="1967D636" w14:textId="3595A56C" w:rsidR="00630946" w:rsidRDefault="00630946">
      <w:pPr>
        <w:pStyle w:val="CommentText"/>
      </w:pPr>
      <w:r>
        <w:rPr>
          <w:rStyle w:val="CommentReference"/>
        </w:rPr>
        <w:annotationRef/>
      </w:r>
      <w:r>
        <w:t xml:space="preserve">Agreed. </w:t>
      </w:r>
    </w:p>
  </w:comment>
  <w:comment w:id="8" w:author="Andrew Balmford" w:date="2019-02-13T11:00:00Z" w:initials="AB">
    <w:p w14:paraId="0F37D327" w14:textId="77777777" w:rsidR="00D52A72" w:rsidRDefault="00D52A72" w:rsidP="00791E4C">
      <w:pPr>
        <w:pStyle w:val="CommentText"/>
      </w:pPr>
      <w:r>
        <w:rPr>
          <w:rStyle w:val="CommentReference"/>
        </w:rPr>
        <w:annotationRef/>
      </w:r>
      <w:r>
        <w:t>the way the text is currently written (which makes sense) panels b and c should be swapped around, with the BMI/HF plot going first</w:t>
      </w:r>
    </w:p>
  </w:comment>
  <w:comment w:id="9" w:author="Philip Martin" w:date="2019-02-16T00:44:00Z" w:initials="PM">
    <w:p w14:paraId="28C8775F" w14:textId="12FFA1EA" w:rsidR="00ED40D2" w:rsidRDefault="00ED40D2">
      <w:pPr>
        <w:pStyle w:val="CommentText"/>
      </w:pPr>
      <w:r>
        <w:rPr>
          <w:rStyle w:val="CommentReference"/>
        </w:rPr>
        <w:annotationRef/>
      </w:r>
      <w:r>
        <w:t>Ok, I’ve done this now.</w:t>
      </w:r>
    </w:p>
  </w:comment>
  <w:comment w:id="10" w:author="reg29" w:date="2019-02-13T13:39:00Z" w:initials="r">
    <w:p w14:paraId="6BAC2D79" w14:textId="77777777" w:rsidR="00D52A72" w:rsidRDefault="00D52A72">
      <w:pPr>
        <w:pStyle w:val="CommentText"/>
      </w:pPr>
      <w:r>
        <w:rPr>
          <w:rStyle w:val="CommentReference"/>
        </w:rPr>
        <w:annotationRef/>
      </w:r>
      <w:r>
        <w:t>I agree with Andrew’s point</w:t>
      </w:r>
    </w:p>
  </w:comment>
  <w:comment w:id="17" w:author="Philip Martin" w:date="2019-02-15T23:47:00Z" w:initials="PM">
    <w:p w14:paraId="0590BAC7" w14:textId="363A1F34" w:rsidR="00564050" w:rsidRDefault="00564050">
      <w:pPr>
        <w:pStyle w:val="CommentText"/>
      </w:pPr>
      <w:r>
        <w:rPr>
          <w:rStyle w:val="CommentReference"/>
        </w:rPr>
        <w:annotationRef/>
      </w:r>
      <w:r>
        <w:t>This is what you would do in an ideal world. Could you argue that performing some form of cross</w:t>
      </w:r>
      <w:r w:rsidR="008A7BBE">
        <w:t>-</w:t>
      </w:r>
      <w:r>
        <w:t xml:space="preserve">validation to see how well their model </w:t>
      </w:r>
      <w:r w:rsidR="008A7BBE">
        <w:t>predicts</w:t>
      </w:r>
      <w:r>
        <w:t xml:space="preserve"> BII would be beneficial?</w:t>
      </w:r>
      <w:bookmarkStart w:id="25" w:name="_GoBack"/>
      <w:bookmarkEnd w:id="25"/>
    </w:p>
  </w:comment>
  <w:comment w:id="31" w:author="Andrew Balmford" w:date="2019-02-13T11:42:00Z" w:initials="AB">
    <w:p w14:paraId="47596CE7" w14:textId="77777777" w:rsidR="00D52A72" w:rsidRDefault="00D52A72">
      <w:pPr>
        <w:pStyle w:val="CommentText"/>
      </w:pPr>
      <w:r>
        <w:rPr>
          <w:rStyle w:val="CommentReference"/>
        </w:rPr>
        <w:annotationRef/>
      </w:r>
      <w:r>
        <w:t>can we have lower case on the BMI axis labels?</w:t>
      </w:r>
    </w:p>
  </w:comment>
  <w:comment w:id="32" w:author="Philip Martin" w:date="2019-02-16T00:44:00Z" w:initials="PM">
    <w:p w14:paraId="40BDBF43" w14:textId="772D1C50" w:rsidR="00ED40D2" w:rsidRDefault="00ED40D2">
      <w:pPr>
        <w:pStyle w:val="CommentText"/>
      </w:pPr>
      <w:r>
        <w:rPr>
          <w:rStyle w:val="CommentReference"/>
        </w:rPr>
        <w:annotationRef/>
      </w:r>
      <w:r>
        <w:t>done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34244CE" w15:done="1"/>
  <w15:commentEx w15:paraId="005670F3" w15:done="1"/>
  <w15:commentEx w15:paraId="02C1D798" w15:done="1"/>
  <w15:commentEx w15:paraId="55090549" w15:done="1"/>
  <w15:commentEx w15:paraId="1967D636" w15:paraIdParent="55090549" w15:done="1"/>
  <w15:commentEx w15:paraId="0F37D327" w15:done="1"/>
  <w15:commentEx w15:paraId="28C8775F" w15:paraIdParent="0F37D327" w15:done="1"/>
  <w15:commentEx w15:paraId="6BAC2D79" w15:done="1"/>
  <w15:commentEx w15:paraId="0590BAC7" w15:done="0"/>
  <w15:commentEx w15:paraId="47596CE7" w15:done="1"/>
  <w15:commentEx w15:paraId="40BDBF43" w15:paraIdParent="47596CE7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34244CE" w16cid:durableId="2011B6EE"/>
  <w16cid:commentId w16cid:paraId="005670F3" w16cid:durableId="2011B6EF"/>
  <w16cid:commentId w16cid:paraId="02C1D798" w16cid:durableId="2012AEC6"/>
  <w16cid:commentId w16cid:paraId="55090549" w16cid:durableId="2012AEC7"/>
  <w16cid:commentId w16cid:paraId="1967D636" w16cid:durableId="2012F52C"/>
  <w16cid:commentId w16cid:paraId="0F37D327" w16cid:durableId="2011B6F0"/>
  <w16cid:commentId w16cid:paraId="28C8775F" w16cid:durableId="2011DB58"/>
  <w16cid:commentId w16cid:paraId="6BAC2D79" w16cid:durableId="2012F0EF"/>
  <w16cid:commentId w16cid:paraId="0590BAC7" w16cid:durableId="2011CE09"/>
  <w16cid:commentId w16cid:paraId="47596CE7" w16cid:durableId="2011B6F2"/>
  <w16cid:commentId w16cid:paraId="40BDBF43" w16cid:durableId="2011DB64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0D5C01"/>
    <w:multiLevelType w:val="hybridMultilevel"/>
    <w:tmpl w:val="7EC26B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A86224"/>
    <w:multiLevelType w:val="hybridMultilevel"/>
    <w:tmpl w:val="66BE0A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ndrew Balmford">
    <w15:presenceInfo w15:providerId="AD" w15:userId="S-1-5-21-229837722-2277827130-2409647153-4430"/>
  </w15:person>
  <w15:person w15:author="Philip Martin">
    <w15:presenceInfo w15:providerId="Windows Live" w15:userId="5bf753cfe35a4305"/>
  </w15:person>
  <w15:person w15:author="Philip Martin [2]">
    <w15:presenceInfo w15:providerId="AD" w15:userId="S-1-5-21-229837722-2277827130-2409647153-607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5192"/>
    <w:rsid w:val="00002395"/>
    <w:rsid w:val="00004176"/>
    <w:rsid w:val="00037123"/>
    <w:rsid w:val="00067001"/>
    <w:rsid w:val="00076BB8"/>
    <w:rsid w:val="000C2FA9"/>
    <w:rsid w:val="000C34AC"/>
    <w:rsid w:val="000E471B"/>
    <w:rsid w:val="00185EE0"/>
    <w:rsid w:val="001B3042"/>
    <w:rsid w:val="001C58F9"/>
    <w:rsid w:val="001F02A8"/>
    <w:rsid w:val="00270A9B"/>
    <w:rsid w:val="00301EE1"/>
    <w:rsid w:val="00324658"/>
    <w:rsid w:val="003246F2"/>
    <w:rsid w:val="003B1E61"/>
    <w:rsid w:val="003D2451"/>
    <w:rsid w:val="003D4EA3"/>
    <w:rsid w:val="003E72EC"/>
    <w:rsid w:val="0040194E"/>
    <w:rsid w:val="004A570E"/>
    <w:rsid w:val="004F1908"/>
    <w:rsid w:val="00532C7D"/>
    <w:rsid w:val="00534BA9"/>
    <w:rsid w:val="00564050"/>
    <w:rsid w:val="0057536D"/>
    <w:rsid w:val="00610A3C"/>
    <w:rsid w:val="00630946"/>
    <w:rsid w:val="006E36B8"/>
    <w:rsid w:val="00721D79"/>
    <w:rsid w:val="00751DED"/>
    <w:rsid w:val="0075632F"/>
    <w:rsid w:val="00791E4C"/>
    <w:rsid w:val="007A5057"/>
    <w:rsid w:val="007A64AC"/>
    <w:rsid w:val="00841395"/>
    <w:rsid w:val="00842A33"/>
    <w:rsid w:val="008540DC"/>
    <w:rsid w:val="008A7BBE"/>
    <w:rsid w:val="008F37C6"/>
    <w:rsid w:val="008F72D7"/>
    <w:rsid w:val="00925022"/>
    <w:rsid w:val="009374F3"/>
    <w:rsid w:val="009818D4"/>
    <w:rsid w:val="009C058F"/>
    <w:rsid w:val="00A27511"/>
    <w:rsid w:val="00AB5192"/>
    <w:rsid w:val="00AF4FA1"/>
    <w:rsid w:val="00B56F86"/>
    <w:rsid w:val="00B705C3"/>
    <w:rsid w:val="00BD612A"/>
    <w:rsid w:val="00C736A4"/>
    <w:rsid w:val="00CB2EBD"/>
    <w:rsid w:val="00D14840"/>
    <w:rsid w:val="00D52A72"/>
    <w:rsid w:val="00DC7287"/>
    <w:rsid w:val="00DD5103"/>
    <w:rsid w:val="00E35662"/>
    <w:rsid w:val="00E43ADA"/>
    <w:rsid w:val="00EB5216"/>
    <w:rsid w:val="00EC3AB7"/>
    <w:rsid w:val="00ED1C9C"/>
    <w:rsid w:val="00ED40D2"/>
    <w:rsid w:val="00F41E62"/>
    <w:rsid w:val="00F55865"/>
    <w:rsid w:val="00F776CB"/>
    <w:rsid w:val="00F81DEF"/>
    <w:rsid w:val="00F90B24"/>
    <w:rsid w:val="00FC7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0AAB4D"/>
  <w15:docId w15:val="{1AFF4ED1-EB72-448A-AC63-C58FAFF6A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B5192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519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5192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076BB8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F90B2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90B2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90B2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90B2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90B24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F90B24"/>
    <w:pPr>
      <w:spacing w:after="0" w:line="240" w:lineRule="auto"/>
    </w:pPr>
  </w:style>
  <w:style w:type="character" w:styleId="LineNumber">
    <w:name w:val="line number"/>
    <w:basedOn w:val="DefaultParagraphFont"/>
    <w:uiPriority w:val="99"/>
    <w:semiHidden/>
    <w:unhideWhenUsed/>
    <w:rsid w:val="00842A33"/>
  </w:style>
  <w:style w:type="character" w:styleId="Hyperlink">
    <w:name w:val="Hyperlink"/>
    <w:basedOn w:val="DefaultParagraphFont"/>
    <w:uiPriority w:val="99"/>
    <w:unhideWhenUsed/>
    <w:rsid w:val="007A64AC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A64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6/09/relationships/commentsIds" Target="commentsIds.xml"/><Relationship Id="rId3" Type="http://schemas.openxmlformats.org/officeDocument/2006/relationships/styles" Target="styles.xml"/><Relationship Id="rId7" Type="http://schemas.microsoft.com/office/2011/relationships/commentsExtended" Target="commentsExtended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microsoft.com/office/2011/relationships/people" Target="people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6E4171-E9C8-4445-AE63-42FCE9266C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978</Words>
  <Characters>5579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Clinical School Computing Service</Company>
  <LinksUpToDate>false</LinksUpToDate>
  <CharactersWithSpaces>6544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Andrew Balmford</dc:creator>
  <cp:lastModifiedBy>Philip Martin</cp:lastModifiedBy>
  <cp:revision>2</cp:revision>
  <dcterms:created xsi:type="dcterms:W3CDTF">2019-02-18T11:46:00Z</dcterms:created>
  <dcterms:modified xsi:type="dcterms:W3CDTF">2019-02-18T11:46:00Z</dcterms:modified>
</cp:coreProperties>
</file>